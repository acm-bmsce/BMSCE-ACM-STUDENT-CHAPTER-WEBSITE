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center"/>
        <w:rPr>
          <w:b w:val="1"/>
          <w:color w:val="222222"/>
          <w:sz w:val="24"/>
          <w:szCs w:val="24"/>
        </w:rPr>
      </w:pPr>
      <w:r w:rsidDel="00000000" w:rsidR="00000000" w:rsidRPr="00000000">
        <w:rPr>
          <w:rtl w:val="0"/>
        </w:rPr>
      </w:r>
    </w:p>
    <w:p w:rsidR="00000000" w:rsidDel="00000000" w:rsidP="00000000" w:rsidRDefault="00000000" w:rsidRPr="00000000" w14:paraId="00000002">
      <w:pPr>
        <w:ind w:left="3600" w:firstLine="0"/>
        <w:jc w:val="center"/>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page">
              <wp:posOffset>733425</wp:posOffset>
            </wp:positionH>
            <wp:positionV relativeFrom="page">
              <wp:posOffset>194880</wp:posOffset>
            </wp:positionV>
            <wp:extent cx="6248400" cy="132802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ACTIVITY REPORT</w:t>
      </w:r>
    </w:p>
    <w:p w:rsidR="00000000" w:rsidDel="00000000" w:rsidP="00000000" w:rsidRDefault="00000000" w:rsidRPr="00000000" w14:paraId="00000004">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ON</w:t>
      </w:r>
    </w:p>
    <w:p w:rsidR="00000000" w:rsidDel="00000000" w:rsidP="00000000" w:rsidRDefault="00000000" w:rsidRPr="00000000" w14:paraId="00000005">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GRANDMASTER’S GAMBIT 3.0</w:t>
      </w:r>
    </w:p>
    <w:p w:rsidR="00000000" w:rsidDel="00000000" w:rsidP="00000000" w:rsidRDefault="00000000" w:rsidRPr="00000000" w14:paraId="00000006">
      <w:pPr>
        <w:numPr>
          <w:ilvl w:val="0"/>
          <w:numId w:val="1"/>
        </w:numPr>
        <w:shd w:fill="ffffff" w:val="clear"/>
        <w:spacing w:after="0" w:afterAutospacing="0" w:before="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Club:</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BMSCE ACM STUDENT CHAPTER</w:t>
      </w:r>
    </w:p>
    <w:p w:rsidR="00000000" w:rsidDel="00000000" w:rsidP="00000000" w:rsidRDefault="00000000" w:rsidRPr="00000000" w14:paraId="00000007">
      <w:pPr>
        <w:numPr>
          <w:ilvl w:val="0"/>
          <w:numId w:val="1"/>
        </w:numPr>
        <w:shd w:fill="ffffff" w:val="clear"/>
        <w:spacing w:after="0" w:afterAutospacing="0" w:before="0" w:beforeAutospacing="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Activity:</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GRANDMASTER’S GAMBIT 3.0</w:t>
      </w:r>
      <w:r w:rsidDel="00000000" w:rsidR="00000000" w:rsidRPr="00000000">
        <w:rPr>
          <w:rtl w:val="0"/>
        </w:rPr>
      </w:r>
    </w:p>
    <w:p w:rsidR="00000000" w:rsidDel="00000000" w:rsidP="00000000" w:rsidRDefault="00000000" w:rsidRPr="00000000" w14:paraId="00000008">
      <w:pPr>
        <w:numPr>
          <w:ilvl w:val="0"/>
          <w:numId w:val="1"/>
        </w:numPr>
        <w:shd w:fill="ffffff" w:val="clear"/>
        <w:spacing w:after="240" w:before="0" w:beforeAutospacing="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Objectives:</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tournament aims to promote strategic collaboration and adaptability in competitive chess by bringing together teams of two players. Unlike traditional solo play, this team-based format emphasizes coordination, communication, and joint decision-making across a series of varied chess formats.</w:t>
      </w:r>
    </w:p>
    <w:p w:rsidR="00000000" w:rsidDel="00000000" w:rsidP="00000000" w:rsidRDefault="00000000" w:rsidRPr="00000000" w14:paraId="00000009">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By challenging players with different styles of play, the event seeks to identify the most well-rounded and cohesive team. Success will depend not only on individual skill but also on a team’s ability to adapt, strategize together, and perform under pressure.</w:t>
      </w:r>
    </w:p>
    <w:p w:rsidR="00000000" w:rsidDel="00000000" w:rsidP="00000000" w:rsidRDefault="00000000" w:rsidRPr="00000000" w14:paraId="0000000A">
      <w:pPr>
        <w:numPr>
          <w:ilvl w:val="0"/>
          <w:numId w:val="1"/>
        </w:numPr>
        <w:shd w:fill="ffffff" w:val="clear"/>
        <w:spacing w:after="240" w:before="24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8"/>
          <w:szCs w:val="28"/>
          <w:rtl w:val="0"/>
        </w:rPr>
        <w:t xml:space="preserve">Date, Time Venue of the Activity:</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240" w:before="240" w:line="360" w:lineRule="auto"/>
              <w:ind w:lef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GRANDMASTER’S GAMBIT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Sunday, 11th May,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9:00 am to 4:00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AIML LAB 1 </w:t>
            </w:r>
          </w:p>
        </w:tc>
      </w:tr>
    </w:tbl>
    <w:p w:rsidR="00000000" w:rsidDel="00000000" w:rsidP="00000000" w:rsidRDefault="00000000" w:rsidRPr="00000000" w14:paraId="00000013">
      <w:pPr>
        <w:numPr>
          <w:ilvl w:val="0"/>
          <w:numId w:val="1"/>
        </w:numPr>
        <w:shd w:fill="ffffff" w:val="clear"/>
        <w:spacing w:after="0" w:afterAutospacing="0" w:before="280" w:line="360" w:lineRule="auto"/>
        <w:ind w:left="1440" w:hanging="360"/>
        <w:rPr>
          <w:rFonts w:ascii="Times New Roman" w:cs="Times New Roman" w:eastAsia="Times New Roman" w:hAnsi="Times New Roman"/>
          <w:color w:val="222222"/>
          <w:u w:val="none"/>
        </w:rPr>
      </w:pPr>
      <w:r w:rsidDel="00000000" w:rsidR="00000000" w:rsidRPr="00000000">
        <w:rPr>
          <w:rFonts w:ascii="Times New Roman" w:cs="Times New Roman" w:eastAsia="Times New Roman" w:hAnsi="Times New Roman"/>
          <w:b w:val="1"/>
          <w:color w:val="222222"/>
          <w:sz w:val="28"/>
          <w:szCs w:val="28"/>
          <w:rtl w:val="0"/>
        </w:rPr>
        <w:t xml:space="preserve">Name and details of collaborating agency (if it is collaborative/joint activity):</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None</w:t>
      </w:r>
    </w:p>
    <w:p w:rsidR="00000000" w:rsidDel="00000000" w:rsidP="00000000" w:rsidRDefault="00000000" w:rsidRPr="00000000" w14:paraId="00000014">
      <w:pPr>
        <w:numPr>
          <w:ilvl w:val="0"/>
          <w:numId w:val="1"/>
        </w:numPr>
        <w:shd w:fill="ffffff" w:val="clear"/>
        <w:spacing w:before="0" w:beforeAutospacing="0" w:line="360" w:lineRule="auto"/>
        <w:ind w:left="144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Brief summary of the Event:</w:t>
      </w:r>
      <w:r w:rsidDel="00000000" w:rsidR="00000000" w:rsidRPr="00000000">
        <w:rPr>
          <w:rtl w:val="0"/>
        </w:rPr>
      </w:r>
    </w:p>
    <w:p w:rsidR="00000000" w:rsidDel="00000000" w:rsidP="00000000" w:rsidRDefault="00000000" w:rsidRPr="00000000" w14:paraId="00000015">
      <w:pPr>
        <w:shd w:fill="ffffff" w:val="clear"/>
        <w:spacing w:after="240" w:before="240" w:line="360" w:lineRule="auto"/>
        <w:ind w:left="144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 Exciting Team Chess Tournament on Chess.com!</w:t>
      </w:r>
    </w:p>
    <w:p w:rsidR="00000000" w:rsidDel="00000000" w:rsidP="00000000" w:rsidRDefault="00000000" w:rsidRPr="00000000" w14:paraId="00000016">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Grandmaster’s Gambit 3.0, hosted on Chess.com, was a thrilling and fast-paced online chess experience like no other. This unique event brought a refreshing twist to traditional chess competitions by focusing on team-based play. Each team consisted of two players who joined forces, combining their skills, strategies, and communication to outplay their opponents.</w:t>
      </w:r>
    </w:p>
    <w:p w:rsidR="00000000" w:rsidDel="00000000" w:rsidP="00000000" w:rsidRDefault="00000000" w:rsidRPr="00000000" w14:paraId="00000017">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tournament featured a series of matches played in multiple chess formats, including blitz, bullet, and rapid games. This variety tested each team’s adaptability and versatility, pushing players to think quickly, plan effectively, and adjust their playstyles depending on the format and opponent. No two matches were the same — making every round a new challenge and an opportunity to shine.</w:t>
      </w:r>
    </w:p>
    <w:p w:rsidR="00000000" w:rsidDel="00000000" w:rsidP="00000000" w:rsidRDefault="00000000" w:rsidRPr="00000000" w14:paraId="00000018">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Teamwork was at the heart of this competition. Success depended not just on individual skill but also on how well players communicated, supported, and synchronized with each other. Whether it was discussing opening strategies, coordinating attacks, or defending in tough positions, teams had to stay sharp and stay united throughout the event.</w:t>
      </w:r>
    </w:p>
    <w:p w:rsidR="00000000" w:rsidDel="00000000" w:rsidP="00000000" w:rsidRDefault="00000000" w:rsidRPr="00000000" w14:paraId="00000019">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At the end of the tournament, the team with the most overall victories across all games and formats was declared the champion. Along the way, there were thrilling plays, surprising upsets, and memorable moments of collaboration and creativity.</w:t>
      </w:r>
    </w:p>
    <w:p w:rsidR="00000000" w:rsidDel="00000000" w:rsidP="00000000" w:rsidRDefault="00000000" w:rsidRPr="00000000" w14:paraId="0000001A">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Whether it was tactical brilliance, fast thinking, or dynamic coordination, this tournament became the perfect stage for participants to showcase their passion for chess and their strength as a team.</w:t>
      </w:r>
    </w:p>
    <w:p w:rsidR="00000000" w:rsidDel="00000000" w:rsidP="00000000" w:rsidRDefault="00000000" w:rsidRPr="00000000" w14:paraId="0000001B">
      <w:pPr>
        <w:shd w:fill="ffffff" w:val="clear"/>
        <w:spacing w:after="240" w:before="240" w:line="360" w:lineRule="auto"/>
        <w:ind w:left="144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numPr>
          <w:ilvl w:val="0"/>
          <w:numId w:val="1"/>
        </w:numPr>
        <w:shd w:fill="ffffff" w:val="clear"/>
        <w:spacing w:after="28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Outcomes:</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tl w:val="0"/>
        </w:rPr>
      </w:r>
    </w:p>
    <w:p w:rsidR="00000000" w:rsidDel="00000000" w:rsidP="00000000" w:rsidRDefault="00000000" w:rsidRPr="00000000" w14:paraId="0000001D">
      <w:pPr>
        <w:shd w:fill="ffffff" w:val="clear"/>
        <w:spacing w:after="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event is designed to deliver an engaging and challenging experience that goes beyond traditional individual chess play. By incorporating a variety of game formats and requiring close coordination between teammates, the tournament will showcase the value of strategic collaboration and adaptability under pressure.</w:t>
      </w:r>
    </w:p>
    <w:p w:rsidR="00000000" w:rsidDel="00000000" w:rsidP="00000000" w:rsidRDefault="00000000" w:rsidRPr="00000000" w14:paraId="0000001E">
      <w:pPr>
        <w:shd w:fill="ffffff" w:val="clear"/>
        <w:spacing w:after="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Participants will walk away with enriched skills in communication, rapid decision-making, and tactical planning across different time controls and styles of play. The event will also strengthen the sense of community among chess enthusiasts by fostering sportsmanship, mutual respect, and camaraderie through team-based competition.</w:t>
      </w:r>
    </w:p>
    <w:p w:rsidR="00000000" w:rsidDel="00000000" w:rsidP="00000000" w:rsidRDefault="00000000" w:rsidRPr="00000000" w14:paraId="0000001F">
      <w:pPr>
        <w:shd w:fill="ffffff" w:val="clear"/>
        <w:spacing w:after="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Ultimately, the tournament will crown a champion team that not only excels in individual talent but also demonstrates exceptional synergy and versatility. This outcome will serve as a celebration of both strategic excellence and cooperative gameplay in the evolving landscape of online chess.</w:t>
      </w:r>
    </w:p>
    <w:p w:rsidR="00000000" w:rsidDel="00000000" w:rsidP="00000000" w:rsidRDefault="00000000" w:rsidRPr="00000000" w14:paraId="00000020">
      <w:pPr>
        <w:shd w:fill="ffffff" w:val="clear"/>
        <w:spacing w:after="280" w:line="360" w:lineRule="auto"/>
        <w:ind w:left="144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1">
      <w:pPr>
        <w:numPr>
          <w:ilvl w:val="0"/>
          <w:numId w:val="1"/>
        </w:numPr>
        <w:shd w:fill="ffffff" w:val="clear"/>
        <w:spacing w:after="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Volunteers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6</w:t>
            </w:r>
          </w:p>
        </w:tc>
      </w:tr>
    </w:tbl>
    <w:p w:rsidR="00000000" w:rsidDel="00000000" w:rsidP="00000000" w:rsidRDefault="00000000" w:rsidRPr="00000000" w14:paraId="00000026">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7">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8">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9">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A">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B">
      <w:pPr>
        <w:numPr>
          <w:ilvl w:val="0"/>
          <w:numId w:val="1"/>
        </w:numPr>
        <w:shd w:fill="ffffff" w:val="clear"/>
        <w:spacing w:after="240" w:before="24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Photographs of the event:</w:t>
      </w:r>
    </w:p>
    <w:p w:rsidR="00000000" w:rsidDel="00000000" w:rsidP="00000000" w:rsidRDefault="00000000" w:rsidRPr="00000000" w14:paraId="0000002C">
      <w:pPr>
        <w:shd w:fill="ffffff" w:val="clear"/>
        <w:spacing w:after="240" w:before="240" w:lineRule="auto"/>
        <w:ind w:left="1440" w:firstLine="0"/>
        <w:jc w:val="both"/>
        <w:rPr>
          <w:ins w:author="Praneeth Nandan. R" w:id="0" w:date="2025-05-16T07:30:05Z"/>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4386263" cy="2911811"/>
            <wp:effectExtent b="0" l="0" r="0" t="0"/>
            <wp:docPr id="5" name="image5.jpg"/>
            <a:graphic>
              <a:graphicData uri="http://schemas.openxmlformats.org/drawingml/2006/picture">
                <pic:pic>
                  <pic:nvPicPr>
                    <pic:cNvPr id="0" name="image5.jpg"/>
                    <pic:cNvPicPr preferRelativeResize="0"/>
                  </pic:nvPicPr>
                  <pic:blipFill>
                    <a:blip r:embed="rId7"/>
                    <a:srcRect b="41553" l="0" r="0" t="29345"/>
                    <a:stretch>
                      <a:fillRect/>
                    </a:stretch>
                  </pic:blipFill>
                  <pic:spPr>
                    <a:xfrm>
                      <a:off x="0" y="0"/>
                      <a:ext cx="4386263" cy="2911811"/>
                    </a:xfrm>
                    <a:prstGeom prst="rect"/>
                    <a:ln/>
                  </pic:spPr>
                </pic:pic>
              </a:graphicData>
            </a:graphic>
          </wp:inline>
        </w:drawing>
      </w:r>
      <w:ins w:author="Praneeth Nandan. R" w:id="0" w:date="2025-05-16T07:30:05Z">
        <w:r w:rsidDel="00000000" w:rsidR="00000000" w:rsidRPr="00000000">
          <w:rPr>
            <w:rtl w:val="0"/>
          </w:rPr>
        </w:r>
      </w:ins>
    </w:p>
    <w:p w:rsidR="00000000" w:rsidDel="00000000" w:rsidP="00000000" w:rsidRDefault="00000000" w:rsidRPr="00000000" w14:paraId="0000002D">
      <w:pPr>
        <w:shd w:fill="ffffff" w:val="clear"/>
        <w:spacing w:after="240" w:before="240" w:lineRule="auto"/>
        <w:ind w:left="1440" w:firstLine="0"/>
        <w:jc w:val="both"/>
        <w:rPr>
          <w:ins w:author="Praneeth Nandan. R" w:id="0" w:date="2025-05-16T07:30:05Z"/>
          <w:rFonts w:ascii="Times New Roman" w:cs="Times New Roman" w:eastAsia="Times New Roman" w:hAnsi="Times New Roman"/>
          <w:b w:val="1"/>
          <w:color w:val="222222"/>
          <w:sz w:val="28"/>
          <w:szCs w:val="28"/>
        </w:rPr>
      </w:pPr>
      <w:ins w:author="Praneeth Nandan. R" w:id="0" w:date="2025-05-16T07:30:05Z">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3481388" cy="232965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481388" cy="2329650"/>
                      </a:xfrm>
                      <a:prstGeom prst="rect"/>
                      <a:ln/>
                    </pic:spPr>
                  </pic:pic>
                </a:graphicData>
              </a:graphic>
            </wp:inline>
          </w:drawing>
        </w:r>
        <w:r w:rsidDel="00000000" w:rsidR="00000000" w:rsidRPr="00000000">
          <w:rPr>
            <w:rtl w:val="0"/>
          </w:rPr>
        </w:r>
      </w:ins>
    </w:p>
    <w:p w:rsidR="00000000" w:rsidDel="00000000" w:rsidP="00000000" w:rsidRDefault="00000000" w:rsidRPr="00000000" w14:paraId="0000002E">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ins w:author="Praneeth Nandan. R" w:id="0" w:date="2025-05-16T07:30:05Z">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3697460" cy="2395538"/>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697460" cy="2395538"/>
                      </a:xfrm>
                      <a:prstGeom prst="rect"/>
                      <a:ln/>
                    </pic:spPr>
                  </pic:pic>
                </a:graphicData>
              </a:graphic>
            </wp:inline>
          </w:drawing>
        </w:r>
      </w:ins>
      <w:r w:rsidDel="00000000" w:rsidR="00000000" w:rsidRPr="00000000">
        <w:rPr>
          <w:rtl w:val="0"/>
        </w:rPr>
      </w:r>
    </w:p>
    <w:p w:rsidR="00000000" w:rsidDel="00000000" w:rsidP="00000000" w:rsidRDefault="00000000" w:rsidRPr="00000000" w14:paraId="0000002F">
      <w:pPr>
        <w:numPr>
          <w:ilvl w:val="0"/>
          <w:numId w:val="1"/>
        </w:numPr>
        <w:shd w:fill="ffffff" w:val="clear"/>
        <w:spacing w:after="240" w:before="240" w:lineRule="auto"/>
        <w:ind w:left="1440" w:hanging="360"/>
        <w:jc w:val="both"/>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Supporting Documents:</w:t>
      </w:r>
    </w:p>
    <w:p w:rsidR="00000000" w:rsidDel="00000000" w:rsidP="00000000" w:rsidRDefault="00000000" w:rsidRPr="00000000" w14:paraId="00000030">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a.</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rFonts w:ascii="Times New Roman" w:cs="Times New Roman" w:eastAsia="Times New Roman" w:hAnsi="Times New Roman"/>
          <w:b w:val="1"/>
          <w:color w:val="222222"/>
          <w:sz w:val="28"/>
          <w:szCs w:val="28"/>
          <w:rtl w:val="0"/>
        </w:rPr>
        <w:t xml:space="preserve">Circulars/Brochures:</w:t>
      </w:r>
    </w:p>
    <w:p w:rsidR="00000000" w:rsidDel="00000000" w:rsidP="00000000" w:rsidRDefault="00000000" w:rsidRPr="00000000" w14:paraId="00000031">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32">
      <w:pPr>
        <w:shd w:fill="ffffff" w:val="clear"/>
        <w:spacing w:after="240" w:before="240" w:lineRule="auto"/>
        <w:ind w:left="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ab/>
      </w: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4357688" cy="4357688"/>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357688" cy="43576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b.</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rFonts w:ascii="Times New Roman" w:cs="Times New Roman" w:eastAsia="Times New Roman" w:hAnsi="Times New Roman"/>
          <w:b w:val="1"/>
          <w:color w:val="222222"/>
          <w:sz w:val="28"/>
          <w:szCs w:val="28"/>
          <w:rtl w:val="0"/>
        </w:rPr>
        <w:t xml:space="preserve">Attendance:</w:t>
      </w:r>
    </w:p>
    <w:p w:rsidR="00000000" w:rsidDel="00000000" w:rsidP="00000000" w:rsidRDefault="00000000" w:rsidRPr="00000000" w14:paraId="00000034">
      <w:pPr>
        <w:shd w:fill="ffffff" w:val="clear"/>
        <w:spacing w:after="240" w:before="240" w:lineRule="auto"/>
        <w:ind w:left="1440" w:firstLine="0"/>
        <w:jc w:val="both"/>
        <w:rPr>
          <w:sz w:val="20"/>
          <w:szCs w:val="20"/>
        </w:rPr>
      </w:pPr>
      <w:r w:rsidDel="00000000" w:rsidR="00000000" w:rsidRPr="00000000">
        <w:rPr>
          <w:rFonts w:ascii="Times New Roman" w:cs="Times New Roman" w:eastAsia="Times New Roman" w:hAnsi="Times New Roman"/>
          <w:color w:val="222222"/>
          <w:sz w:val="24"/>
          <w:szCs w:val="24"/>
          <w:rtl w:val="0"/>
        </w:rPr>
        <w:t xml:space="preserve">M G Prameeth  -  </w:t>
      </w:r>
      <w:hyperlink r:id="rId11">
        <w:r w:rsidDel="00000000" w:rsidR="00000000" w:rsidRPr="00000000">
          <w:rPr>
            <w:color w:val="1155cc"/>
            <w:sz w:val="20"/>
            <w:szCs w:val="20"/>
            <w:u w:val="single"/>
            <w:rtl w:val="0"/>
          </w:rPr>
          <w:t xml:space="preserve">prameetraj@gmail.com</w:t>
        </w:r>
      </w:hyperlink>
      <w:r w:rsidDel="00000000" w:rsidR="00000000" w:rsidRPr="00000000">
        <w:rPr>
          <w:rtl w:val="0"/>
        </w:rPr>
      </w:r>
    </w:p>
    <w:p w:rsidR="00000000" w:rsidDel="00000000" w:rsidP="00000000" w:rsidRDefault="00000000" w:rsidRPr="00000000" w14:paraId="00000035">
      <w:pPr>
        <w:shd w:fill="ffffff" w:val="clear"/>
        <w:spacing w:after="240" w:before="240" w:lineRule="auto"/>
        <w:ind w:left="1440" w:firstLine="0"/>
        <w:jc w:val="both"/>
        <w:rPr>
          <w:sz w:val="20"/>
          <w:szCs w:val="20"/>
        </w:rPr>
      </w:pPr>
      <w:r w:rsidDel="00000000" w:rsidR="00000000" w:rsidRPr="00000000">
        <w:rPr>
          <w:sz w:val="20"/>
          <w:szCs w:val="20"/>
          <w:rtl w:val="0"/>
        </w:rPr>
        <w:t xml:space="preserve">Akshay Bhat  -  </w:t>
      </w:r>
      <w:hyperlink r:id="rId12">
        <w:r w:rsidDel="00000000" w:rsidR="00000000" w:rsidRPr="00000000">
          <w:rPr>
            <w:color w:val="1155cc"/>
            <w:sz w:val="20"/>
            <w:szCs w:val="20"/>
            <w:u w:val="single"/>
            <w:rtl w:val="0"/>
          </w:rPr>
          <w:t xml:space="preserve">akshaybhat.ai24@bmsce.ac.in</w:t>
        </w:r>
      </w:hyperlink>
      <w:r w:rsidDel="00000000" w:rsidR="00000000" w:rsidRPr="00000000">
        <w:rPr>
          <w:rtl w:val="0"/>
        </w:rPr>
      </w:r>
    </w:p>
    <w:p w:rsidR="00000000" w:rsidDel="00000000" w:rsidP="00000000" w:rsidRDefault="00000000" w:rsidRPr="00000000" w14:paraId="00000036">
      <w:pPr>
        <w:shd w:fill="ffffff" w:val="clear"/>
        <w:spacing w:after="240" w:before="240" w:lineRule="auto"/>
        <w:ind w:left="1440" w:firstLine="0"/>
        <w:jc w:val="both"/>
        <w:rPr>
          <w:sz w:val="20"/>
          <w:szCs w:val="20"/>
        </w:rPr>
      </w:pPr>
      <w:r w:rsidDel="00000000" w:rsidR="00000000" w:rsidRPr="00000000">
        <w:rPr>
          <w:sz w:val="20"/>
          <w:szCs w:val="20"/>
          <w:rtl w:val="0"/>
        </w:rPr>
        <w:t xml:space="preserve">Harsh Kothari  -  </w:t>
      </w:r>
      <w:hyperlink r:id="rId13">
        <w:r w:rsidDel="00000000" w:rsidR="00000000" w:rsidRPr="00000000">
          <w:rPr>
            <w:color w:val="1155cc"/>
            <w:sz w:val="20"/>
            <w:szCs w:val="20"/>
            <w:u w:val="single"/>
            <w:rtl w:val="0"/>
          </w:rPr>
          <w:t xml:space="preserve">harshkothari20022005@gmail.com</w:t>
        </w:r>
      </w:hyperlink>
      <w:r w:rsidDel="00000000" w:rsidR="00000000" w:rsidRPr="00000000">
        <w:rPr>
          <w:rtl w:val="0"/>
        </w:rPr>
      </w:r>
    </w:p>
    <w:p w:rsidR="00000000" w:rsidDel="00000000" w:rsidP="00000000" w:rsidRDefault="00000000" w:rsidRPr="00000000" w14:paraId="00000037">
      <w:pPr>
        <w:shd w:fill="ffffff" w:val="clear"/>
        <w:spacing w:after="240" w:before="240" w:lineRule="auto"/>
        <w:ind w:left="1440" w:firstLine="0"/>
        <w:jc w:val="both"/>
        <w:rPr>
          <w:sz w:val="20"/>
          <w:szCs w:val="20"/>
        </w:rPr>
      </w:pPr>
      <w:r w:rsidDel="00000000" w:rsidR="00000000" w:rsidRPr="00000000">
        <w:rPr>
          <w:sz w:val="20"/>
          <w:szCs w:val="20"/>
          <w:rtl w:val="0"/>
        </w:rPr>
        <w:t xml:space="preserve">Mounish Reddy  -  </w:t>
      </w:r>
      <w:hyperlink r:id="rId14">
        <w:r w:rsidDel="00000000" w:rsidR="00000000" w:rsidRPr="00000000">
          <w:rPr>
            <w:color w:val="1155cc"/>
            <w:sz w:val="20"/>
            <w:szCs w:val="20"/>
            <w:u w:val="single"/>
            <w:rtl w:val="0"/>
          </w:rPr>
          <w:t xml:space="preserve">csmr1302@gmail.com</w:t>
        </w:r>
      </w:hyperlink>
      <w:r w:rsidDel="00000000" w:rsidR="00000000" w:rsidRPr="00000000">
        <w:rPr>
          <w:rtl w:val="0"/>
        </w:rPr>
      </w:r>
    </w:p>
    <w:p w:rsidR="00000000" w:rsidDel="00000000" w:rsidP="00000000" w:rsidRDefault="00000000" w:rsidRPr="00000000" w14:paraId="00000038">
      <w:pPr>
        <w:shd w:fill="ffffff" w:val="clear"/>
        <w:spacing w:after="240" w:before="240" w:lineRule="auto"/>
        <w:ind w:left="1440" w:firstLine="0"/>
        <w:jc w:val="both"/>
        <w:rPr>
          <w:sz w:val="20"/>
          <w:szCs w:val="20"/>
        </w:rPr>
      </w:pPr>
      <w:r w:rsidDel="00000000" w:rsidR="00000000" w:rsidRPr="00000000">
        <w:rPr>
          <w:sz w:val="20"/>
          <w:szCs w:val="20"/>
          <w:rtl w:val="0"/>
        </w:rPr>
        <w:t xml:space="preserve">Gautham A Bhargav  -  </w:t>
      </w:r>
      <w:hyperlink r:id="rId15">
        <w:r w:rsidDel="00000000" w:rsidR="00000000" w:rsidRPr="00000000">
          <w:rPr>
            <w:color w:val="1155cc"/>
            <w:sz w:val="20"/>
            <w:szCs w:val="20"/>
            <w:u w:val="single"/>
            <w:rtl w:val="0"/>
          </w:rPr>
          <w:t xml:space="preserve">gggaming12453@gmail.com</w:t>
        </w:r>
      </w:hyperlink>
      <w:r w:rsidDel="00000000" w:rsidR="00000000" w:rsidRPr="00000000">
        <w:rPr>
          <w:rtl w:val="0"/>
        </w:rPr>
      </w:r>
    </w:p>
    <w:p w:rsidR="00000000" w:rsidDel="00000000" w:rsidP="00000000" w:rsidRDefault="00000000" w:rsidRPr="00000000" w14:paraId="00000039">
      <w:pPr>
        <w:shd w:fill="ffffff" w:val="clear"/>
        <w:spacing w:after="240" w:before="240" w:lineRule="auto"/>
        <w:ind w:left="1440" w:firstLine="0"/>
        <w:jc w:val="both"/>
        <w:rPr>
          <w:sz w:val="20"/>
          <w:szCs w:val="20"/>
        </w:rPr>
      </w:pPr>
      <w:r w:rsidDel="00000000" w:rsidR="00000000" w:rsidRPr="00000000">
        <w:rPr>
          <w:sz w:val="20"/>
          <w:szCs w:val="20"/>
          <w:rtl w:val="0"/>
        </w:rPr>
        <w:t xml:space="preserve">Pranjal  -  </w:t>
      </w:r>
      <w:hyperlink r:id="rId16">
        <w:r w:rsidDel="00000000" w:rsidR="00000000" w:rsidRPr="00000000">
          <w:rPr>
            <w:color w:val="1155cc"/>
            <w:sz w:val="20"/>
            <w:szCs w:val="20"/>
            <w:u w:val="single"/>
            <w:rtl w:val="0"/>
          </w:rPr>
          <w:t xml:space="preserve">1308pranjal@gmail.com</w:t>
        </w:r>
      </w:hyperlink>
      <w:r w:rsidDel="00000000" w:rsidR="00000000" w:rsidRPr="00000000">
        <w:rPr>
          <w:rtl w:val="0"/>
        </w:rPr>
      </w:r>
    </w:p>
    <w:p w:rsidR="00000000" w:rsidDel="00000000" w:rsidP="00000000" w:rsidRDefault="00000000" w:rsidRPr="00000000" w14:paraId="0000003A">
      <w:pPr>
        <w:shd w:fill="ffffff" w:val="clear"/>
        <w:spacing w:after="240" w:before="240" w:lineRule="auto"/>
        <w:ind w:left="1440" w:firstLine="0"/>
        <w:jc w:val="both"/>
        <w:rPr>
          <w:sz w:val="20"/>
          <w:szCs w:val="20"/>
        </w:rPr>
      </w:pPr>
      <w:r w:rsidDel="00000000" w:rsidR="00000000" w:rsidRPr="00000000">
        <w:rPr>
          <w:sz w:val="20"/>
          <w:szCs w:val="20"/>
          <w:rtl w:val="0"/>
        </w:rPr>
        <w:t xml:space="preserve">K Thulasi Reddy  -  </w:t>
      </w:r>
      <w:hyperlink r:id="rId17">
        <w:r w:rsidDel="00000000" w:rsidR="00000000" w:rsidRPr="00000000">
          <w:rPr>
            <w:color w:val="1155cc"/>
            <w:sz w:val="20"/>
            <w:szCs w:val="20"/>
            <w:u w:val="single"/>
            <w:rtl w:val="0"/>
          </w:rPr>
          <w:t xml:space="preserve">reddythulasi500@gmail.com</w:t>
        </w:r>
      </w:hyperlink>
      <w:r w:rsidDel="00000000" w:rsidR="00000000" w:rsidRPr="00000000">
        <w:rPr>
          <w:rtl w:val="0"/>
        </w:rPr>
      </w:r>
    </w:p>
    <w:p w:rsidR="00000000" w:rsidDel="00000000" w:rsidP="00000000" w:rsidRDefault="00000000" w:rsidRPr="00000000" w14:paraId="0000003B">
      <w:pPr>
        <w:shd w:fill="ffffff" w:val="clear"/>
        <w:spacing w:after="240" w:before="240" w:lineRule="auto"/>
        <w:ind w:left="1440" w:firstLine="0"/>
        <w:jc w:val="both"/>
        <w:rPr>
          <w:sz w:val="20"/>
          <w:szCs w:val="20"/>
        </w:rPr>
      </w:pPr>
      <w:r w:rsidDel="00000000" w:rsidR="00000000" w:rsidRPr="00000000">
        <w:rPr>
          <w:sz w:val="20"/>
          <w:szCs w:val="20"/>
          <w:rtl w:val="0"/>
        </w:rPr>
        <w:t xml:space="preserve">Aniketan Shetty  -  </w:t>
      </w:r>
      <w:hyperlink r:id="rId18">
        <w:r w:rsidDel="00000000" w:rsidR="00000000" w:rsidRPr="00000000">
          <w:rPr>
            <w:color w:val="1155cc"/>
            <w:sz w:val="20"/>
            <w:szCs w:val="20"/>
            <w:u w:val="single"/>
            <w:rtl w:val="0"/>
          </w:rPr>
          <w:t xml:space="preserve">aniketanshetty@gmail.com</w:t>
        </w:r>
      </w:hyperlink>
      <w:r w:rsidDel="00000000" w:rsidR="00000000" w:rsidRPr="00000000">
        <w:rPr>
          <w:rtl w:val="0"/>
        </w:rPr>
      </w:r>
    </w:p>
    <w:p w:rsidR="00000000" w:rsidDel="00000000" w:rsidP="00000000" w:rsidRDefault="00000000" w:rsidRPr="00000000" w14:paraId="0000003C">
      <w:pPr>
        <w:shd w:fill="ffffff" w:val="clear"/>
        <w:spacing w:after="240" w:before="240" w:lineRule="auto"/>
        <w:ind w:left="1440" w:firstLine="0"/>
        <w:jc w:val="both"/>
        <w:rPr>
          <w:sz w:val="20"/>
          <w:szCs w:val="20"/>
        </w:rPr>
      </w:pPr>
      <w:r w:rsidDel="00000000" w:rsidR="00000000" w:rsidRPr="00000000">
        <w:rPr>
          <w:sz w:val="20"/>
          <w:szCs w:val="20"/>
          <w:rtl w:val="0"/>
        </w:rPr>
        <w:t xml:space="preserve">M Afnan Ali  -  </w:t>
      </w:r>
      <w:hyperlink r:id="rId19">
        <w:r w:rsidDel="00000000" w:rsidR="00000000" w:rsidRPr="00000000">
          <w:rPr>
            <w:rFonts w:ascii="Times New Roman" w:cs="Times New Roman" w:eastAsia="Times New Roman" w:hAnsi="Times New Roman"/>
            <w:color w:val="1155cc"/>
            <w:sz w:val="24"/>
            <w:szCs w:val="24"/>
            <w:u w:val="single"/>
            <w:rtl w:val="0"/>
          </w:rPr>
          <w:t xml:space="preserve">afnaanaligvt2601@gmail.com</w:t>
        </w:r>
      </w:hyperlink>
      <w:r w:rsidDel="00000000" w:rsidR="00000000" w:rsidRPr="00000000">
        <w:rPr>
          <w:rtl w:val="0"/>
        </w:rPr>
      </w:r>
    </w:p>
    <w:p w:rsidR="00000000" w:rsidDel="00000000" w:rsidP="00000000" w:rsidRDefault="00000000" w:rsidRPr="00000000" w14:paraId="0000003D">
      <w:pPr>
        <w:shd w:fill="ffffff" w:val="clear"/>
        <w:spacing w:after="240" w:before="240" w:lineRule="auto"/>
        <w:ind w:left="1440" w:firstLine="0"/>
        <w:jc w:val="both"/>
        <w:rPr>
          <w:sz w:val="20"/>
          <w:szCs w:val="20"/>
        </w:rPr>
      </w:pPr>
      <w:r w:rsidDel="00000000" w:rsidR="00000000" w:rsidRPr="00000000">
        <w:rPr>
          <w:sz w:val="20"/>
          <w:szCs w:val="20"/>
          <w:rtl w:val="0"/>
        </w:rPr>
        <w:t xml:space="preserve">Dheemanth Dhoopad  -  </w:t>
      </w:r>
      <w:hyperlink r:id="rId20">
        <w:r w:rsidDel="00000000" w:rsidR="00000000" w:rsidRPr="00000000">
          <w:rPr>
            <w:color w:val="1155cc"/>
            <w:sz w:val="20"/>
            <w:szCs w:val="20"/>
            <w:u w:val="single"/>
            <w:rtl w:val="0"/>
          </w:rPr>
          <w:t xml:space="preserve">praneethnrig@gmail.com</w:t>
        </w:r>
      </w:hyperlink>
      <w:r w:rsidDel="00000000" w:rsidR="00000000" w:rsidRPr="00000000">
        <w:rPr>
          <w:rtl w:val="0"/>
        </w:rPr>
      </w:r>
    </w:p>
    <w:p w:rsidR="00000000" w:rsidDel="00000000" w:rsidP="00000000" w:rsidRDefault="00000000" w:rsidRPr="00000000" w14:paraId="0000003E">
      <w:pPr>
        <w:shd w:fill="ffffff" w:val="clear"/>
        <w:spacing w:after="240" w:before="240" w:lineRule="auto"/>
        <w:ind w:left="1440" w:firstLine="0"/>
        <w:jc w:val="both"/>
        <w:rPr>
          <w:sz w:val="20"/>
          <w:szCs w:val="20"/>
        </w:rPr>
      </w:pPr>
      <w:r w:rsidDel="00000000" w:rsidR="00000000" w:rsidRPr="00000000">
        <w:rPr>
          <w:sz w:val="20"/>
          <w:szCs w:val="20"/>
          <w:rtl w:val="0"/>
        </w:rPr>
        <w:t xml:space="preserve">Aryan Sagar Vishwa  -  </w:t>
      </w:r>
      <w:hyperlink r:id="rId21">
        <w:r w:rsidDel="00000000" w:rsidR="00000000" w:rsidRPr="00000000">
          <w:rPr>
            <w:color w:val="1155cc"/>
            <w:sz w:val="20"/>
            <w:szCs w:val="20"/>
            <w:u w:val="single"/>
            <w:rtl w:val="0"/>
          </w:rPr>
          <w:t xml:space="preserve">aryansagar2006@gmail.com</w:t>
        </w:r>
      </w:hyperlink>
      <w:r w:rsidDel="00000000" w:rsidR="00000000" w:rsidRPr="00000000">
        <w:rPr>
          <w:rtl w:val="0"/>
        </w:rPr>
      </w:r>
    </w:p>
    <w:p w:rsidR="00000000" w:rsidDel="00000000" w:rsidP="00000000" w:rsidRDefault="00000000" w:rsidRPr="00000000" w14:paraId="0000003F">
      <w:pPr>
        <w:shd w:fill="ffffff" w:val="clear"/>
        <w:spacing w:after="240" w:before="240" w:lineRule="auto"/>
        <w:ind w:left="1440" w:firstLine="0"/>
        <w:jc w:val="both"/>
        <w:rPr>
          <w:sz w:val="20"/>
          <w:szCs w:val="20"/>
        </w:rPr>
      </w:pPr>
      <w:r w:rsidDel="00000000" w:rsidR="00000000" w:rsidRPr="00000000">
        <w:rPr>
          <w:sz w:val="20"/>
          <w:szCs w:val="20"/>
          <w:rtl w:val="0"/>
        </w:rPr>
        <w:t xml:space="preserve">Poornima Talawar  -  </w:t>
      </w:r>
      <w:hyperlink r:id="rId22">
        <w:r w:rsidDel="00000000" w:rsidR="00000000" w:rsidRPr="00000000">
          <w:rPr>
            <w:color w:val="1155cc"/>
            <w:sz w:val="20"/>
            <w:szCs w:val="20"/>
            <w:u w:val="single"/>
            <w:rtl w:val="0"/>
          </w:rPr>
          <w:t xml:space="preserve">prtalawar11@gmail.com</w:t>
        </w:r>
      </w:hyperlink>
      <w:r w:rsidDel="00000000" w:rsidR="00000000" w:rsidRPr="00000000">
        <w:rPr>
          <w:rtl w:val="0"/>
        </w:rPr>
      </w:r>
    </w:p>
    <w:p w:rsidR="00000000" w:rsidDel="00000000" w:rsidP="00000000" w:rsidRDefault="00000000" w:rsidRPr="00000000" w14:paraId="00000040">
      <w:pPr>
        <w:shd w:fill="ffffff" w:val="clear"/>
        <w:spacing w:after="240" w:before="240" w:lineRule="auto"/>
        <w:ind w:left="1440" w:firstLine="0"/>
        <w:jc w:val="both"/>
        <w:rPr>
          <w:sz w:val="20"/>
          <w:szCs w:val="20"/>
        </w:rPr>
      </w:pPr>
      <w:r w:rsidDel="00000000" w:rsidR="00000000" w:rsidRPr="00000000">
        <w:rPr>
          <w:sz w:val="20"/>
          <w:szCs w:val="20"/>
          <w:rtl w:val="0"/>
        </w:rPr>
        <w:t xml:space="preserve">Pramath KS  –  </w:t>
      </w:r>
      <w:hyperlink r:id="rId23">
        <w:r w:rsidDel="00000000" w:rsidR="00000000" w:rsidRPr="00000000">
          <w:rPr>
            <w:color w:val="1155cc"/>
            <w:sz w:val="20"/>
            <w:szCs w:val="20"/>
            <w:u w:val="single"/>
            <w:rtl w:val="0"/>
          </w:rPr>
          <w:t xml:space="preserve">ushaks609@gmail.com</w:t>
        </w:r>
      </w:hyperlink>
      <w:r w:rsidDel="00000000" w:rsidR="00000000" w:rsidRPr="00000000">
        <w:rPr>
          <w:rtl w:val="0"/>
        </w:rPr>
      </w:r>
    </w:p>
    <w:p w:rsidR="00000000" w:rsidDel="00000000" w:rsidP="00000000" w:rsidRDefault="00000000" w:rsidRPr="00000000" w14:paraId="00000041">
      <w:pPr>
        <w:shd w:fill="ffffff" w:val="clear"/>
        <w:spacing w:after="240" w:before="240" w:lineRule="auto"/>
        <w:ind w:left="1440" w:firstLine="0"/>
        <w:jc w:val="both"/>
        <w:rPr>
          <w:sz w:val="20"/>
          <w:szCs w:val="20"/>
        </w:rPr>
      </w:pPr>
      <w:r w:rsidDel="00000000" w:rsidR="00000000" w:rsidRPr="00000000">
        <w:rPr>
          <w:sz w:val="20"/>
          <w:szCs w:val="20"/>
          <w:rtl w:val="0"/>
        </w:rPr>
        <w:t xml:space="preserve">Dhruva Acharya N  -  </w:t>
      </w:r>
      <w:hyperlink r:id="rId24">
        <w:r w:rsidDel="00000000" w:rsidR="00000000" w:rsidRPr="00000000">
          <w:rPr>
            <w:color w:val="1155cc"/>
            <w:sz w:val="20"/>
            <w:szCs w:val="20"/>
            <w:u w:val="single"/>
            <w:rtl w:val="0"/>
          </w:rPr>
          <w:t xml:space="preserve">dhruvaacharya.cs24@bmsce.ac.in</w:t>
        </w:r>
      </w:hyperlink>
      <w:r w:rsidDel="00000000" w:rsidR="00000000" w:rsidRPr="00000000">
        <w:rPr>
          <w:rtl w:val="0"/>
        </w:rPr>
      </w:r>
    </w:p>
    <w:p w:rsidR="00000000" w:rsidDel="00000000" w:rsidP="00000000" w:rsidRDefault="00000000" w:rsidRPr="00000000" w14:paraId="00000042">
      <w:pPr>
        <w:shd w:fill="ffffff" w:val="clear"/>
        <w:spacing w:after="240" w:before="240" w:lineRule="auto"/>
        <w:ind w:left="1440" w:firstLine="0"/>
        <w:jc w:val="both"/>
        <w:rPr>
          <w:sz w:val="20"/>
          <w:szCs w:val="20"/>
        </w:rPr>
      </w:pPr>
      <w:r w:rsidDel="00000000" w:rsidR="00000000" w:rsidRPr="00000000">
        <w:rPr>
          <w:sz w:val="20"/>
          <w:szCs w:val="20"/>
          <w:rtl w:val="0"/>
        </w:rPr>
        <w:t xml:space="preserve">Thushar K  -  </w:t>
      </w:r>
      <w:hyperlink r:id="rId25">
        <w:r w:rsidDel="00000000" w:rsidR="00000000" w:rsidRPr="00000000">
          <w:rPr>
            <w:color w:val="1155cc"/>
            <w:sz w:val="20"/>
            <w:szCs w:val="20"/>
            <w:u w:val="single"/>
            <w:rtl w:val="0"/>
          </w:rPr>
          <w:t xml:space="preserve">thushark235@gmail.com</w:t>
        </w:r>
      </w:hyperlink>
      <w:r w:rsidDel="00000000" w:rsidR="00000000" w:rsidRPr="00000000">
        <w:rPr>
          <w:rtl w:val="0"/>
        </w:rPr>
      </w:r>
    </w:p>
    <w:p w:rsidR="00000000" w:rsidDel="00000000" w:rsidP="00000000" w:rsidRDefault="00000000" w:rsidRPr="00000000" w14:paraId="00000043">
      <w:pPr>
        <w:shd w:fill="ffffff" w:val="clear"/>
        <w:spacing w:after="240" w:before="240" w:lineRule="auto"/>
        <w:ind w:left="1440" w:firstLine="0"/>
        <w:jc w:val="both"/>
        <w:rPr>
          <w:sz w:val="20"/>
          <w:szCs w:val="20"/>
        </w:rPr>
      </w:pPr>
      <w:r w:rsidDel="00000000" w:rsidR="00000000" w:rsidRPr="00000000">
        <w:rPr>
          <w:sz w:val="20"/>
          <w:szCs w:val="20"/>
          <w:rtl w:val="0"/>
        </w:rPr>
        <w:t xml:space="preserve">Prateek Raghavendra  -  </w:t>
      </w:r>
      <w:hyperlink r:id="rId26">
        <w:r w:rsidDel="00000000" w:rsidR="00000000" w:rsidRPr="00000000">
          <w:rPr>
            <w:color w:val="1155cc"/>
            <w:sz w:val="20"/>
            <w:szCs w:val="20"/>
            <w:u w:val="single"/>
            <w:rtl w:val="0"/>
          </w:rPr>
          <w:t xml:space="preserve">pra.4sr@gmail.com</w:t>
        </w:r>
      </w:hyperlink>
      <w:r w:rsidDel="00000000" w:rsidR="00000000" w:rsidRPr="00000000">
        <w:rPr>
          <w:rtl w:val="0"/>
        </w:rPr>
      </w:r>
    </w:p>
    <w:p w:rsidR="00000000" w:rsidDel="00000000" w:rsidP="00000000" w:rsidRDefault="00000000" w:rsidRPr="00000000" w14:paraId="00000044">
      <w:pPr>
        <w:shd w:fill="ffffff" w:val="clear"/>
        <w:spacing w:after="240" w:before="240" w:lineRule="auto"/>
        <w:ind w:left="1440" w:firstLine="0"/>
        <w:jc w:val="both"/>
        <w:rPr>
          <w:sz w:val="20"/>
          <w:szCs w:val="20"/>
        </w:rPr>
      </w:pPr>
      <w:r w:rsidDel="00000000" w:rsidR="00000000" w:rsidRPr="00000000">
        <w:rPr>
          <w:sz w:val="20"/>
          <w:szCs w:val="20"/>
          <w:rtl w:val="0"/>
        </w:rPr>
        <w:t xml:space="preserve">Chaitanya Uma Shankar  -  </w:t>
      </w:r>
      <w:hyperlink r:id="rId27">
        <w:r w:rsidDel="00000000" w:rsidR="00000000" w:rsidRPr="00000000">
          <w:rPr>
            <w:color w:val="1155cc"/>
            <w:sz w:val="20"/>
            <w:szCs w:val="20"/>
            <w:u w:val="single"/>
            <w:rtl w:val="0"/>
          </w:rPr>
          <w:t xml:space="preserve">chaitanyaumashankar280@gmail.com</w:t>
        </w:r>
      </w:hyperlink>
      <w:r w:rsidDel="00000000" w:rsidR="00000000" w:rsidRPr="00000000">
        <w:rPr>
          <w:rtl w:val="0"/>
        </w:rPr>
      </w:r>
    </w:p>
    <w:p w:rsidR="00000000" w:rsidDel="00000000" w:rsidP="00000000" w:rsidRDefault="00000000" w:rsidRPr="00000000" w14:paraId="00000045">
      <w:pPr>
        <w:shd w:fill="ffffff" w:val="clear"/>
        <w:spacing w:after="240" w:before="240" w:lineRule="auto"/>
        <w:ind w:left="1440" w:firstLine="0"/>
        <w:jc w:val="both"/>
        <w:rPr>
          <w:sz w:val="20"/>
          <w:szCs w:val="20"/>
        </w:rPr>
      </w:pPr>
      <w:r w:rsidDel="00000000" w:rsidR="00000000" w:rsidRPr="00000000">
        <w:rPr>
          <w:sz w:val="20"/>
          <w:szCs w:val="20"/>
          <w:rtl w:val="0"/>
        </w:rPr>
        <w:t xml:space="preserve">Pranav Mohan  -  </w:t>
      </w:r>
      <w:hyperlink r:id="rId28">
        <w:r w:rsidDel="00000000" w:rsidR="00000000" w:rsidRPr="00000000">
          <w:rPr>
            <w:color w:val="1155cc"/>
            <w:sz w:val="20"/>
            <w:szCs w:val="20"/>
            <w:u w:val="single"/>
            <w:rtl w:val="0"/>
          </w:rPr>
          <w:t xml:space="preserve">mohanpranav65@gmail.com</w:t>
        </w:r>
      </w:hyperlink>
      <w:r w:rsidDel="00000000" w:rsidR="00000000" w:rsidRPr="00000000">
        <w:rPr>
          <w:rtl w:val="0"/>
        </w:rPr>
      </w:r>
    </w:p>
    <w:p w:rsidR="00000000" w:rsidDel="00000000" w:rsidP="00000000" w:rsidRDefault="00000000" w:rsidRPr="00000000" w14:paraId="00000046">
      <w:pPr>
        <w:shd w:fill="ffffff" w:val="clear"/>
        <w:spacing w:after="240" w:before="240" w:lineRule="auto"/>
        <w:ind w:left="1440" w:firstLine="0"/>
        <w:jc w:val="both"/>
        <w:rPr>
          <w:sz w:val="20"/>
          <w:szCs w:val="20"/>
        </w:rPr>
      </w:pPr>
      <w:r w:rsidDel="00000000" w:rsidR="00000000" w:rsidRPr="00000000">
        <w:rPr>
          <w:rtl w:val="0"/>
        </w:rPr>
      </w:r>
    </w:p>
    <w:p w:rsidR="00000000" w:rsidDel="00000000" w:rsidP="00000000" w:rsidRDefault="00000000" w:rsidRPr="00000000" w14:paraId="00000047">
      <w:pPr>
        <w:shd w:fill="ffffff" w:val="clear"/>
        <w:spacing w:after="240" w:before="240" w:line="360" w:lineRule="auto"/>
        <w:jc w:val="both"/>
        <w:rPr>
          <w:rFonts w:ascii="Arial" w:cs="Arial" w:eastAsia="Arial" w:hAnsi="Arial"/>
          <w:b w:val="0"/>
          <w:i w:val="0"/>
          <w:smallCaps w:val="0"/>
          <w:strike w:val="0"/>
          <w:color w:val="000000"/>
          <w:sz w:val="22"/>
          <w:szCs w:val="22"/>
          <w:u w:val="none"/>
          <w:shd w:fill="auto" w:val="clear"/>
          <w:vertAlign w:val="baseline"/>
          <w:rPrChange w:author="Praneeth Nandan. R" w:id="1" w:date="2025-05-16T07:10:45Z">
            <w:rPr>
              <w:rFonts w:ascii="Times New Roman" w:cs="Times New Roman" w:eastAsia="Times New Roman" w:hAnsi="Times New Roman"/>
              <w:b w:val="1"/>
              <w:color w:val="222222"/>
              <w:sz w:val="28"/>
              <w:szCs w:val="28"/>
            </w:rPr>
          </w:rPrChange>
        </w:rPr>
        <w:pPrChange w:author="Praneeth Nandan. R" w:id="0" w:date="2025-05-16T07:10:45Z">
          <w:pPr>
            <w:shd w:fill="ffffff" w:val="clear"/>
            <w:spacing w:after="240" w:before="240" w:line="360" w:lineRule="auto"/>
            <w:jc w:val="both"/>
          </w:pPr>
        </w:pPrChange>
      </w:pPr>
      <w:r w:rsidDel="00000000" w:rsidR="00000000" w:rsidRPr="00000000">
        <w:rPr>
          <w:rtl w:val="0"/>
        </w:rPr>
      </w:r>
    </w:p>
    <w:p w:rsidR="00000000" w:rsidDel="00000000" w:rsidP="00000000" w:rsidRDefault="00000000" w:rsidRPr="00000000" w14:paraId="00000048">
      <w:pPr>
        <w:shd w:fill="ffffff" w:val="clear"/>
        <w:spacing w:after="240" w:before="240" w:line="360" w:lineRule="auto"/>
        <w:jc w:val="both"/>
        <w:rPr>
          <w:rFonts w:ascii="Times New Roman" w:cs="Times New Roman" w:eastAsia="Times New Roman" w:hAnsi="Times New Roman"/>
          <w:b w:val="1"/>
          <w:color w:val="222222"/>
          <w:sz w:val="28"/>
          <w:szCs w:val="28"/>
        </w:rPr>
        <w:pPrChange w:author="Praneeth Nandan. R" w:id="0" w:date="2025-05-16T07:17:57Z">
          <w:pPr>
            <w:shd w:fill="ffffff" w:val="clear"/>
            <w:spacing w:after="240" w:before="240" w:line="360" w:lineRule="auto"/>
            <w:ind w:left="1660" w:hanging="360"/>
            <w:jc w:val="both"/>
          </w:pPr>
        </w:pPrChange>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color w:val="222222"/>
          <w:sz w:val="32"/>
          <w:szCs w:val="32"/>
          <w:rPrChange w:author="Praneeth Nandan. R" w:id="3" w:date="2025-05-16T07:10:13Z">
            <w:rPr>
              <w:rFonts w:ascii="Times New Roman" w:cs="Times New Roman" w:eastAsia="Times New Roman" w:hAnsi="Times New Roman"/>
              <w:b w:val="1"/>
              <w:color w:val="222222"/>
              <w:sz w:val="32"/>
              <w:szCs w:val="32"/>
            </w:rPr>
          </w:rPrChange>
        </w:rPr>
        <w:pPrChange w:author="Praneeth Nandan. R" w:id="0" w:date="2025-05-16T07:10:13Z">
          <w:pPr>
            <w:ind w:left="0" w:firstLine="0"/>
          </w:pPr>
        </w:pPrChange>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sz w:val="28"/>
        <w:szCs w:val="2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praneethnrig@gmail.com" TargetMode="External"/><Relationship Id="rId22" Type="http://schemas.openxmlformats.org/officeDocument/2006/relationships/hyperlink" Target="mailto:prtalawar11@gmail.com" TargetMode="External"/><Relationship Id="rId21" Type="http://schemas.openxmlformats.org/officeDocument/2006/relationships/hyperlink" Target="mailto:aryansagar2006@gmail.com" TargetMode="External"/><Relationship Id="rId24" Type="http://schemas.openxmlformats.org/officeDocument/2006/relationships/hyperlink" Target="mailto:dhruvaacharya.cs24@bmsce.ac.in" TargetMode="External"/><Relationship Id="rId23" Type="http://schemas.openxmlformats.org/officeDocument/2006/relationships/hyperlink" Target="mailto:ushaks609@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hyperlink" Target="mailto:pra.4sr@gmail.com" TargetMode="External"/><Relationship Id="rId25" Type="http://schemas.openxmlformats.org/officeDocument/2006/relationships/hyperlink" Target="mailto:thushark235@gmail.com" TargetMode="External"/><Relationship Id="rId28" Type="http://schemas.openxmlformats.org/officeDocument/2006/relationships/hyperlink" Target="mailto:mohanpranav65@gmail.com" TargetMode="External"/><Relationship Id="rId27" Type="http://schemas.openxmlformats.org/officeDocument/2006/relationships/hyperlink" Target="mailto:chaitanyaumashankar280@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2.jpg"/><Relationship Id="rId11" Type="http://schemas.openxmlformats.org/officeDocument/2006/relationships/hyperlink" Target="mailto:prameetraj@gmail.com" TargetMode="External"/><Relationship Id="rId10" Type="http://schemas.openxmlformats.org/officeDocument/2006/relationships/image" Target="media/image3.jpg"/><Relationship Id="rId13" Type="http://schemas.openxmlformats.org/officeDocument/2006/relationships/hyperlink" Target="mailto:harshkothari20022005@gmail.com" TargetMode="External"/><Relationship Id="rId12" Type="http://schemas.openxmlformats.org/officeDocument/2006/relationships/hyperlink" Target="mailto:akshaybhat.ai24@bmsce.ac.in" TargetMode="External"/><Relationship Id="rId15" Type="http://schemas.openxmlformats.org/officeDocument/2006/relationships/hyperlink" Target="mailto:gggaming12453@gmail.com" TargetMode="External"/><Relationship Id="rId14" Type="http://schemas.openxmlformats.org/officeDocument/2006/relationships/hyperlink" Target="mailto:csmr1302@gmail.com" TargetMode="External"/><Relationship Id="rId17" Type="http://schemas.openxmlformats.org/officeDocument/2006/relationships/hyperlink" Target="mailto:reddythulasi500@gmail.com" TargetMode="External"/><Relationship Id="rId16" Type="http://schemas.openxmlformats.org/officeDocument/2006/relationships/hyperlink" Target="mailto:1308pranjal@gmail.com" TargetMode="External"/><Relationship Id="rId19" Type="http://schemas.openxmlformats.org/officeDocument/2006/relationships/hyperlink" Target="mailto:afnaanaligvt2601@gmail.com" TargetMode="External"/><Relationship Id="rId18" Type="http://schemas.openxmlformats.org/officeDocument/2006/relationships/hyperlink" Target="mailto:aniketanshett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