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ind w:left="-720" w:hanging="810"/>
        <w:jc w:val="both"/>
        <w:rPr>
          <w:rFonts w:ascii="Times New Roman" w:cs="Times New Roman" w:eastAsia="Times New Roman" w:hAnsi="Times New Roman"/>
          <w:b w:val="1"/>
          <w:sz w:val="24"/>
          <w:szCs w:val="24"/>
        </w:rPr>
      </w:pP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24"/>
          <w:szCs w:val="24"/>
          <w:rtl w:val="0"/>
        </w:rPr>
        <w:t xml:space="preserve">ACTIVITY REPORT</w:t>
      </w:r>
    </w:p>
    <w:p w:rsidR="00000000" w:rsidDel="00000000" w:rsidP="00000000" w:rsidRDefault="00000000" w:rsidRPr="00000000" w14:paraId="00000003">
      <w:pPr>
        <w:shd w:fill="ffffff" w:val="clear"/>
        <w:spacing w:line="240" w:lineRule="auto"/>
        <w:ind w:left="-720" w:hanging="81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On</w:t>
      </w:r>
    </w:p>
    <w:p w:rsidR="00000000" w:rsidDel="00000000" w:rsidP="00000000" w:rsidRDefault="00000000" w:rsidRPr="00000000" w14:paraId="00000004">
      <w:pPr>
        <w:shd w:fill="ffffff" w:val="clear"/>
        <w:spacing w:line="240" w:lineRule="auto"/>
        <w:ind w:left="-720" w:hanging="81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ind w:left="-720" w:hanging="81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EMINENT SPEAKER PROGRAM</w:t>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numPr>
          <w:ilvl w:val="0"/>
          <w:numId w:val="1"/>
        </w:numPr>
        <w:shd w:fill="ffffff" w:val="clear"/>
        <w:spacing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of the club :</w:t>
      </w:r>
      <w:r w:rsidDel="00000000" w:rsidR="00000000" w:rsidRPr="00000000">
        <w:rPr>
          <w:rFonts w:ascii="Times New Roman" w:cs="Times New Roman" w:eastAsia="Times New Roman" w:hAnsi="Times New Roman"/>
          <w:sz w:val="24"/>
          <w:szCs w:val="24"/>
          <w:rtl w:val="0"/>
        </w:rPr>
        <w:t xml:space="preserve"> BMSCE ACM Student Chapter</w:t>
      </w:r>
    </w:p>
    <w:p w:rsidR="00000000" w:rsidDel="00000000" w:rsidP="00000000" w:rsidRDefault="00000000" w:rsidRPr="00000000" w14:paraId="00000008">
      <w:pPr>
        <w:numPr>
          <w:ilvl w:val="0"/>
          <w:numId w:val="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of the Activity:</w:t>
      </w:r>
      <w:r w:rsidDel="00000000" w:rsidR="00000000" w:rsidRPr="00000000">
        <w:rPr>
          <w:rFonts w:ascii="Times New Roman" w:cs="Times New Roman" w:eastAsia="Times New Roman" w:hAnsi="Times New Roman"/>
          <w:sz w:val="24"/>
          <w:szCs w:val="24"/>
          <w:rtl w:val="0"/>
        </w:rPr>
        <w:t xml:space="preserve"> Eminent Speaker Program</w:t>
      </w:r>
      <w:r w:rsidDel="00000000" w:rsidR="00000000" w:rsidRPr="00000000">
        <w:rPr>
          <w:rtl w:val="0"/>
        </w:rPr>
      </w:r>
    </w:p>
    <w:p w:rsidR="00000000" w:rsidDel="00000000" w:rsidP="00000000" w:rsidRDefault="00000000" w:rsidRPr="00000000" w14:paraId="00000009">
      <w:pPr>
        <w:numPr>
          <w:ilvl w:val="0"/>
          <w:numId w:val="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The objective of this Eminent Speaker Talk was to dive into the challenges of transforming theoretical cryptographic security into real-world applications and to learn how to build systems that withstand modern cyber threats.</w:t>
      </w:r>
    </w:p>
    <w:p w:rsidR="00000000" w:rsidDel="00000000" w:rsidP="00000000" w:rsidRDefault="00000000" w:rsidRPr="00000000" w14:paraId="0000000A">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shd w:fill="ffffff" w:val="clea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Time Venue of the Activity:</w:t>
      </w:r>
      <w:r w:rsidDel="00000000" w:rsidR="00000000" w:rsidRPr="00000000">
        <w:rPr>
          <w:rtl w:val="0"/>
        </w:rPr>
      </w:r>
    </w:p>
    <w:tbl>
      <w:tblPr>
        <w:tblStyle w:val="Table1"/>
        <w:tblW w:w="8640.0" w:type="dxa"/>
        <w:jc w:val="left"/>
        <w:tblInd w:w="2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6840"/>
        <w:tblGridChange w:id="0">
          <w:tblGrid>
            <w:gridCol w:w="1800"/>
            <w:gridCol w:w="6840"/>
          </w:tblGrid>
        </w:tblGridChange>
      </w:tblGrid>
      <w:tr>
        <w:trPr>
          <w:cantSplit w:val="0"/>
          <w:trHeight w:val="707.9296875" w:hRule="atLeast"/>
          <w:tblHeader w:val="0"/>
        </w:trPr>
        <w:tc>
          <w:tcPr>
            <w:shd w:fill="auto" w:val="clear"/>
            <w:tcMar>
              <w:top w:w="100.0" w:type="dxa"/>
              <w:left w:w="100.0" w:type="dxa"/>
              <w:bottom w:w="100.0" w:type="dxa"/>
              <w:right w:w="100.0" w:type="dxa"/>
            </w:tcMar>
            <w:vAlign w:val="center"/>
          </w:tcPr>
          <w:sdt>
            <w:sdtPr>
              <w:tag w:val="goog_rdk_1"/>
            </w:sdtPr>
            <w:sdtContent>
              <w:p w:rsidR="00000000" w:rsidDel="00000000" w:rsidP="00000000" w:rsidRDefault="00000000" w:rsidRPr="00000000" w14:paraId="0000000C">
                <w:pPr>
                  <w:widowControl w:val="0"/>
                  <w:spacing w:line="240" w:lineRule="auto"/>
                  <w:ind w:left="-810" w:firstLine="900"/>
                  <w:jc w:val="left"/>
                  <w:rPr>
                    <w:rFonts w:ascii="Times New Roman" w:cs="Times New Roman" w:eastAsia="Times New Roman" w:hAnsi="Times New Roman"/>
                    <w:sz w:val="24"/>
                    <w:szCs w:val="24"/>
                    <w:rPrChange w:author="Kanishka Sharma" w:id="0" w:date="2025-04-09T17:09:24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sz w:val="24"/>
                    <w:szCs w:val="24"/>
                    <w:rtl w:val="0"/>
                  </w:rPr>
                  <w:t xml:space="preserve">SPEAKER</w:t>
                </w:r>
                <w:sdt>
                  <w:sdtPr>
                    <w:tag w:val="goog_rdk_0"/>
                  </w:sdtPr>
                  <w:sdtContent>
                    <w:r w:rsidDel="00000000" w:rsidR="00000000" w:rsidRPr="00000000">
                      <w:rPr>
                        <w:rtl w:val="0"/>
                      </w:rPr>
                    </w:r>
                  </w:sdtContent>
                </w:sdt>
              </w:p>
            </w:sdtContent>
          </w:sdt>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shd w:fill="ffffff" w:val="clear"/>
              <w:spacing w:line="360" w:lineRule="auto"/>
              <w:ind w:left="-810" w:firstLine="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Sikhar Patranabis, Staff Research Scientist, IBM Research India</w:t>
            </w:r>
          </w:p>
        </w:tc>
      </w:tr>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ind w:left="-81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shd w:fill="ffffff" w:val="clear"/>
              <w:spacing w:line="360" w:lineRule="auto"/>
              <w:ind w:left="-810" w:firstLine="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CryptoVerse: Securing The Digital World</w:t>
            </w: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ind w:left="-81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ind w:left="-81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 </w:t>
            </w:r>
            <w:r w:rsidDel="00000000" w:rsidR="00000000" w:rsidRPr="00000000">
              <w:rPr>
                <w:rFonts w:ascii="Times New Roman" w:cs="Times New Roman" w:eastAsia="Times New Roman" w:hAnsi="Times New Roman"/>
                <w:sz w:val="24"/>
                <w:szCs w:val="24"/>
                <w:rtl w:val="0"/>
              </w:rPr>
              <w:t xml:space="preserve">8th April 2025</w:t>
            </w:r>
          </w:p>
        </w:tc>
      </w:tr>
      <w:tr>
        <w:trPr>
          <w:cantSplit w:val="0"/>
          <w:trHeight w:val="5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ind w:left="-81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ind w:left="-81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PM</w:t>
            </w:r>
            <w:sdt>
              <w:sdtPr>
                <w:tag w:val="goog_rdk_2"/>
              </w:sdtPr>
              <w:sdtContent>
                <w:r w:rsidDel="00000000" w:rsidR="00000000" w:rsidRPr="00000000">
                  <w:rPr>
                    <w:rFonts w:ascii="Times New Roman" w:cs="Times New Roman" w:eastAsia="Times New Roman" w:hAnsi="Times New Roman"/>
                    <w:sz w:val="24"/>
                    <w:szCs w:val="24"/>
                    <w:rtl w:val="0"/>
                    <w:rPrChange w:author="Kanishka Sharma" w:id="1" w:date="2025-04-09T17:09:52Z">
                      <w:rPr>
                        <w:rFonts w:ascii="Times New Roman" w:cs="Times New Roman" w:eastAsia="Times New Roman" w:hAnsi="Times New Roman"/>
                        <w:sz w:val="24"/>
                        <w:szCs w:val="24"/>
                      </w:rPr>
                    </w:rPrChange>
                  </w:rPr>
                  <w:t xml:space="preserve"> </w:t>
                </w:r>
              </w:sdtContent>
            </w:sdt>
            <w:r w:rsidDel="00000000" w:rsidR="00000000" w:rsidRPr="00000000">
              <w:rPr>
                <w:rFonts w:ascii="Times New Roman" w:cs="Times New Roman" w:eastAsia="Times New Roman" w:hAnsi="Times New Roman"/>
                <w:sz w:val="24"/>
                <w:szCs w:val="24"/>
                <w:rtl w:val="0"/>
              </w:rPr>
              <w:t xml:space="preserve">- 7:30 PM</w:t>
            </w:r>
            <w:sdt>
              <w:sdtPr>
                <w:tag w:val="goog_rdk_3"/>
              </w:sdtPr>
              <w:sdtContent>
                <w:r w:rsidDel="00000000" w:rsidR="00000000" w:rsidRPr="00000000">
                  <w:rPr>
                    <w:rFonts w:ascii="Times New Roman" w:cs="Times New Roman" w:eastAsia="Times New Roman" w:hAnsi="Times New Roman"/>
                    <w:sz w:val="24"/>
                    <w:szCs w:val="24"/>
                    <w:rtl w:val="0"/>
                    <w:rPrChange w:author="Kanishka Sharma" w:id="2" w:date="2025-04-09T17:09:39Z">
                      <w:rPr>
                        <w:rFonts w:ascii="Times New Roman" w:cs="Times New Roman" w:eastAsia="Times New Roman" w:hAnsi="Times New Roman"/>
                        <w:sz w:val="24"/>
                        <w:szCs w:val="24"/>
                      </w:rPr>
                    </w:rPrChange>
                  </w:rPr>
                  <w:t xml:space="preserve">.</w:t>
                </w:r>
              </w:sdtContent>
            </w:sdt>
            <w:r w:rsidDel="00000000" w:rsidR="00000000" w:rsidRPr="00000000">
              <w:rPr>
                <w:rtl w:val="0"/>
              </w:rPr>
            </w:r>
          </w:p>
          <w:sdt>
            <w:sdtPr>
              <w:tag w:val="goog_rdk_5"/>
            </w:sdtPr>
            <w:sdtContent>
              <w:p w:rsidR="00000000" w:rsidDel="00000000" w:rsidP="00000000" w:rsidRDefault="00000000" w:rsidRPr="00000000" w14:paraId="00000014">
                <w:pPr>
                  <w:widowControl w:val="0"/>
                  <w:spacing w:line="240" w:lineRule="auto"/>
                  <w:ind w:left="-810" w:firstLine="900"/>
                  <w:rPr>
                    <w:rFonts w:ascii="Times New Roman" w:cs="Times New Roman" w:eastAsia="Times New Roman" w:hAnsi="Times New Roman"/>
                    <w:sz w:val="24"/>
                    <w:szCs w:val="24"/>
                    <w:rPrChange w:author="Kanishka Sharma" w:id="2" w:date="2025-04-09T17:09:39Z">
                      <w:rPr>
                        <w:rFonts w:ascii="Times New Roman" w:cs="Times New Roman" w:eastAsia="Times New Roman" w:hAnsi="Times New Roman"/>
                        <w:sz w:val="24"/>
                        <w:szCs w:val="24"/>
                      </w:rPr>
                    </w:rPrChange>
                  </w:rPr>
                </w:pPr>
                <w:sdt>
                  <w:sdtPr>
                    <w:tag w:val="goog_rdk_4"/>
                  </w:sdtPr>
                  <w:sdtContent>
                    <w:r w:rsidDel="00000000" w:rsidR="00000000" w:rsidRPr="00000000">
                      <w:rPr>
                        <w:rtl w:val="0"/>
                      </w:rPr>
                    </w:r>
                  </w:sdtContent>
                </w:sdt>
              </w:p>
            </w:sdtContent>
          </w:sdt>
        </w:tc>
      </w:tr>
      <w:tr>
        <w:trPr>
          <w:cantSplit w:val="0"/>
          <w:trHeight w:val="5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ind w:left="-81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w:t>
            </w:r>
          </w:p>
        </w:tc>
        <w:tc>
          <w:tcPr>
            <w:shd w:fill="auto" w:val="clear"/>
            <w:tcMar>
              <w:top w:w="100.0" w:type="dxa"/>
              <w:left w:w="100.0" w:type="dxa"/>
              <w:bottom w:w="100.0" w:type="dxa"/>
              <w:right w:w="100.0" w:type="dxa"/>
            </w:tcMar>
            <w:vAlign w:val="center"/>
          </w:tcPr>
          <w:sdt>
            <w:sdtPr>
              <w:tag w:val="goog_rdk_10"/>
            </w:sdtPr>
            <w:sdtContent>
              <w:p w:rsidR="00000000" w:rsidDel="00000000" w:rsidP="00000000" w:rsidRDefault="00000000" w:rsidRPr="00000000" w14:paraId="00000016">
                <w:pPr>
                  <w:widowControl w:val="0"/>
                  <w:spacing w:line="240" w:lineRule="auto"/>
                  <w:ind w:left="-810" w:firstLine="900"/>
                  <w:rPr>
                    <w:rFonts w:ascii="Times New Roman" w:cs="Times New Roman" w:eastAsia="Times New Roman" w:hAnsi="Times New Roman"/>
                    <w:sz w:val="24"/>
                    <w:szCs w:val="24"/>
                    <w:highlight w:val="white"/>
                    <w:rPrChange w:author="Kanishka Sharma" w:id="3" w:date="2025-04-09T17:10:00Z">
                      <w:rPr>
                        <w:rFonts w:ascii="Times New Roman" w:cs="Times New Roman" w:eastAsia="Times New Roman" w:hAnsi="Times New Roman"/>
                        <w:sz w:val="24"/>
                        <w:szCs w:val="24"/>
                      </w:rPr>
                    </w:rPrChange>
                  </w:rPr>
                </w:pPr>
                <w:sdt>
                  <w:sdtPr>
                    <w:tag w:val="goog_rdk_6"/>
                  </w:sdtPr>
                  <w:sdtContent>
                    <w:r w:rsidDel="00000000" w:rsidR="00000000" w:rsidRPr="00000000">
                      <w:rPr>
                        <w:rFonts w:ascii="Times New Roman" w:cs="Times New Roman" w:eastAsia="Times New Roman" w:hAnsi="Times New Roman"/>
                        <w:sz w:val="24"/>
                        <w:szCs w:val="24"/>
                        <w:highlight w:val="white"/>
                        <w:rtl w:val="0"/>
                        <w:rPrChange w:author="Kanishka Sharma" w:id="3" w:date="2025-04-09T17:10:00Z">
                          <w:rPr>
                            <w:rFonts w:ascii="Times New Roman" w:cs="Times New Roman" w:eastAsia="Times New Roman" w:hAnsi="Times New Roman"/>
                            <w:sz w:val="24"/>
                            <w:szCs w:val="24"/>
                          </w:rPr>
                        </w:rPrChange>
                      </w:rPr>
                      <w:t xml:space="preserve">O</w:t>
                    </w:r>
                  </w:sdtContent>
                </w:sdt>
                <w:sdt>
                  <w:sdtPr>
                    <w:tag w:val="goog_rdk_7"/>
                  </w:sdtPr>
                  <w:sdtContent>
                    <w:ins w:author="Kanishka Sharma" w:id="4" w:date="2025-04-09T17:35:21Z"/>
                    <w:sdt>
                      <w:sdtPr>
                        <w:tag w:val="goog_rdk_8"/>
                      </w:sdtPr>
                      <w:sdtContent>
                        <w:ins w:author="Kanishka Sharma" w:id="4" w:date="2025-04-09T17:35:21Z">
                          <w:r w:rsidDel="00000000" w:rsidR="00000000" w:rsidRPr="00000000">
                            <w:rPr>
                              <w:rFonts w:ascii="Times New Roman" w:cs="Times New Roman" w:eastAsia="Times New Roman" w:hAnsi="Times New Roman"/>
                              <w:sz w:val="24"/>
                              <w:szCs w:val="24"/>
                              <w:highlight w:val="white"/>
                              <w:rtl w:val="0"/>
                              <w:rPrChange w:author="Kanishka Sharma" w:id="3" w:date="2025-04-09T17:10:00Z">
                                <w:rPr>
                                  <w:rFonts w:ascii="Times New Roman" w:cs="Times New Roman" w:eastAsia="Times New Roman" w:hAnsi="Times New Roman"/>
                                  <w:sz w:val="24"/>
                                  <w:szCs w:val="24"/>
                                </w:rPr>
                              </w:rPrChange>
                            </w:rPr>
                            <w:t xml:space="preserve">nline</w:t>
                          </w:r>
                        </w:ins>
                      </w:sdtContent>
                    </w:sdt>
                    <w:ins w:author="Kanishka Sharma" w:id="4" w:date="2025-04-09T17:35:21Z"/>
                  </w:sdtContent>
                </w:sdt>
                <w:sdt>
                  <w:sdtPr>
                    <w:tag w:val="goog_rdk_9"/>
                  </w:sdtPr>
                  <w:sdtContent>
                    <w:r w:rsidDel="00000000" w:rsidR="00000000" w:rsidRPr="00000000">
                      <w:rPr>
                        <w:rtl w:val="0"/>
                      </w:rPr>
                    </w:r>
                  </w:sdtContent>
                </w:sdt>
              </w:p>
            </w:sdtContent>
          </w:sdt>
        </w:tc>
      </w:tr>
    </w:tbl>
    <w:p w:rsidR="00000000" w:rsidDel="00000000" w:rsidP="00000000" w:rsidRDefault="00000000" w:rsidRPr="00000000" w14:paraId="00000017">
      <w:pPr>
        <w:shd w:fill="ffffff" w:val="clear"/>
        <w:spacing w:after="28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numPr>
          <w:ilvl w:val="0"/>
          <w:numId w:val="1"/>
        </w:numPr>
        <w:shd w:fill="ffffff" w:val="clear"/>
        <w:spacing w:after="28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Name and details of collaborating agency (if it is collaborative/joint  activity):     </w:t>
      </w: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019">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after="28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hd w:fill="ffffff" w:val="clear"/>
        <w:spacing w:after="28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numPr>
          <w:ilvl w:val="0"/>
          <w:numId w:val="1"/>
        </w:numPr>
        <w:shd w:fill="ffffff" w:val="clear"/>
        <w:spacing w:after="28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Brief Summary Of The Event:</w:t>
      </w:r>
    </w:p>
    <w:p w:rsidR="00000000" w:rsidDel="00000000" w:rsidP="00000000" w:rsidRDefault="00000000" w:rsidRPr="00000000" w14:paraId="0000001D">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Sikhar Patranabis shared insights on the journey of cryptography from theoretical foundations to practical implementations, highlighting challenges in bridging provable security with real-world deployment.</w:t>
      </w:r>
    </w:p>
    <w:p w:rsidR="00000000" w:rsidDel="00000000" w:rsidP="00000000" w:rsidRDefault="00000000" w:rsidRPr="00000000" w14:paraId="0000001E">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talk explored the fascinating field of cryptography as pursued by IBM Research India, where around 200 researchers were engaged in pioneering work on threat management, cloud infrastructure, secure data and AI handling, as well as decentralized trust.</w:t>
      </w:r>
    </w:p>
    <w:p w:rsidR="00000000" w:rsidDel="00000000" w:rsidP="00000000" w:rsidRDefault="00000000" w:rsidRPr="00000000" w14:paraId="0000001F">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theme was Zero Knowledge Proofs (ZKPs)—a groundbreaking cryptographic protocol that allowed one party (the prover) to convince another (the verifier) that a certain statement was true, without disclosing any additional information beyond the truth of the statement itself. ZKPs were built on four core principles: completeness (if the statement was true, an honest verifier would be convinced), soundness (a dishonest provider could not convince the verifier of a false statement), zero knowledge (no knowledge beyond the assertion was revealed), and succinctness (the proofs were short and efficiently verifiable).</w:t>
      </w:r>
    </w:p>
    <w:p w:rsidR="00000000" w:rsidDel="00000000" w:rsidP="00000000" w:rsidRDefault="00000000" w:rsidRPr="00000000" w14:paraId="00000020">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principles were brought to life through intuitive examples, such as the color blindness test involving red and green balls and the Ali Baba cave scenario, both of which demonstrated how knowledge could be proven without exposure.</w:t>
      </w:r>
    </w:p>
    <w:p w:rsidR="00000000" w:rsidDel="00000000" w:rsidP="00000000" w:rsidRDefault="00000000" w:rsidRPr="00000000" w14:paraId="00000021">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talk further delved into ZKPs of knowledge, such as demonstrating possession of a secret key (e.g., discrete logarithm problems) without revealing it, and highlighted the importance of arithmetic circuits for representing complex relations in general-purpose ZKP systems. These circuits formed the foundation of modern ZKP protocols, including SNARKs (Succinct Non-Interactive Arguments of Knowledge), which offered compact proof sizes and low verification costs.</w:t>
      </w:r>
    </w:p>
    <w:p w:rsidR="00000000" w:rsidDel="00000000" w:rsidP="00000000" w:rsidRDefault="00000000" w:rsidRPr="00000000" w14:paraId="00000022">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talk also connected these cryptographic advances to real-world applications, particularly in blockchain technology, where zk-rollups were used to improve scalability. By offloading computation and enabling succinct verification of state updates, zk-rollups helped reduce gas fees, increase transaction throughput, and maintain the integrity of blockchain systems.</w:t>
      </w:r>
    </w:p>
    <w:p w:rsidR="00000000" w:rsidDel="00000000" w:rsidP="00000000" w:rsidRDefault="00000000" w:rsidRPr="00000000" w14:paraId="00000023">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talk emphasized how cryptographic innovation was not only theoretically rich but also practically vital for the future of secure computing and scalable decentralized systems.</w:t>
      </w:r>
    </w:p>
    <w:p w:rsidR="00000000" w:rsidDel="00000000" w:rsidP="00000000" w:rsidRDefault="00000000" w:rsidRPr="00000000" w14:paraId="00000024">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Outcomes: </w:t>
      </w:r>
      <w:r w:rsidDel="00000000" w:rsidR="00000000" w:rsidRPr="00000000">
        <w:rPr>
          <w:rFonts w:ascii="Times New Roman" w:cs="Times New Roman" w:eastAsia="Times New Roman" w:hAnsi="Times New Roman"/>
          <w:sz w:val="24"/>
          <w:szCs w:val="24"/>
          <w:rtl w:val="0"/>
        </w:rPr>
        <w:t xml:space="preserve">Participants gained valuable insights into how theoretical cryptographic concepts are applied to real-world systems. The talk enhanced their understanding of advanced security protocols and encouraged exploration of research opportunities in cryptography and blockchain scalability.</w:t>
      </w:r>
    </w:p>
    <w:p w:rsidR="00000000" w:rsidDel="00000000" w:rsidP="00000000" w:rsidRDefault="00000000" w:rsidRPr="00000000" w14:paraId="00000025">
      <w:pPr>
        <w:shd w:fill="ffffff" w:val="clear"/>
        <w:spacing w:after="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Number of participants:</w:t>
      </w:r>
      <w:r w:rsidDel="00000000" w:rsidR="00000000" w:rsidRPr="00000000">
        <w:rPr>
          <w:rFonts w:ascii="Times New Roman" w:cs="Times New Roman" w:eastAsia="Times New Roman" w:hAnsi="Times New Roman"/>
          <w:sz w:val="24"/>
          <w:szCs w:val="24"/>
          <w:rtl w:val="0"/>
        </w:rPr>
        <w:t xml:space="preserve"> </w:t>
      </w:r>
    </w:p>
    <w:tbl>
      <w:tblPr>
        <w:tblStyle w:val="Table2"/>
        <w:tblW w:w="483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2505"/>
        <w:tblGridChange w:id="0">
          <w:tblGrid>
            <w:gridCol w:w="2325"/>
            <w:gridCol w:w="2505"/>
          </w:tblGrid>
        </w:tblGridChange>
      </w:tblGrid>
      <w:tr>
        <w:trPr>
          <w:cantSplit w:val="0"/>
          <w:trHeight w:val="486" w:hRule="atLeast"/>
          <w:tblHeader w:val="0"/>
        </w:trPr>
        <w:tc>
          <w:tcPr/>
          <w:p w:rsidR="00000000" w:rsidDel="00000000" w:rsidP="00000000" w:rsidRDefault="00000000" w:rsidRPr="00000000" w14:paraId="00000026">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Attendees</w:t>
            </w:r>
          </w:p>
        </w:tc>
        <w:tc>
          <w:tcPr/>
          <w:p w:rsidR="00000000" w:rsidDel="00000000" w:rsidP="00000000" w:rsidRDefault="00000000" w:rsidRPr="00000000" w14:paraId="00000027">
            <w:pPr>
              <w:spacing w:lin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w:t>
            </w:r>
          </w:p>
        </w:tc>
      </w:tr>
    </w:tbl>
    <w:p w:rsidR="00000000" w:rsidDel="00000000" w:rsidP="00000000" w:rsidRDefault="00000000" w:rsidRPr="00000000" w14:paraId="00000028">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Two or three relevant Photographs of the activity: (Geo-tagged photos are preferable)</w:t>
      </w:r>
    </w:p>
    <w:p w:rsidR="00000000" w:rsidDel="00000000" w:rsidP="00000000" w:rsidRDefault="00000000" w:rsidRPr="00000000" w14:paraId="0000002B">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53050" cy="2656743"/>
            <wp:effectExtent b="0" l="0" r="0" t="0"/>
            <wp:docPr id="13" name="image2.jpg"/>
            <a:graphic>
              <a:graphicData uri="http://schemas.openxmlformats.org/drawingml/2006/picture">
                <pic:pic>
                  <pic:nvPicPr>
                    <pic:cNvPr id="0" name="image2.jpg"/>
                    <pic:cNvPicPr preferRelativeResize="0"/>
                  </pic:nvPicPr>
                  <pic:blipFill>
                    <a:blip r:embed="rId8"/>
                    <a:srcRect b="6086" l="0" r="0" t="0"/>
                    <a:stretch>
                      <a:fillRect/>
                    </a:stretch>
                  </pic:blipFill>
                  <pic:spPr>
                    <a:xfrm>
                      <a:off x="0" y="0"/>
                      <a:ext cx="5353050" cy="265674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38750" cy="2695575"/>
            <wp:effectExtent b="0" l="0" r="0" t="0"/>
            <wp:docPr id="12" name="image5.jpg"/>
            <a:graphic>
              <a:graphicData uri="http://schemas.openxmlformats.org/drawingml/2006/picture">
                <pic:pic>
                  <pic:nvPicPr>
                    <pic:cNvPr id="0" name="image5.jpg"/>
                    <pic:cNvPicPr preferRelativeResize="0"/>
                  </pic:nvPicPr>
                  <pic:blipFill>
                    <a:blip r:embed="rId9"/>
                    <a:srcRect b="6907" l="0" r="0" t="0"/>
                    <a:stretch>
                      <a:fillRect/>
                    </a:stretch>
                  </pic:blipFill>
                  <pic:spPr>
                    <a:xfrm>
                      <a:off x="0" y="0"/>
                      <a:ext cx="52387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hd w:fill="ffffff" w:val="clear"/>
        <w:spacing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10.   Supporting Documents</w:t>
      </w:r>
    </w:p>
    <w:p w:rsidR="00000000" w:rsidDel="00000000" w:rsidP="00000000" w:rsidRDefault="00000000" w:rsidRPr="00000000" w14:paraId="00000032">
      <w:pPr>
        <w:shd w:fill="ffffff" w:val="clear"/>
        <w:spacing w:line="259"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Circulars/Brochures</w:t>
      </w:r>
    </w:p>
    <w:p w:rsidR="00000000" w:rsidDel="00000000" w:rsidP="00000000" w:rsidRDefault="00000000" w:rsidRPr="00000000" w14:paraId="00000033">
      <w:pPr>
        <w:shd w:fill="ffffff" w:val="clear"/>
        <w:spacing w:line="259" w:lineRule="auto"/>
        <w:ind w:left="72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4">
      <w:pPr>
        <w:shd w:fill="ffffff" w:val="clear"/>
        <w:spacing w:line="259" w:lineRule="auto"/>
        <w:ind w:left="720" w:firstLine="0"/>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Pr>
        <w:drawing>
          <wp:inline distB="114300" distT="114300" distL="114300" distR="114300">
            <wp:extent cx="5078210" cy="3990022"/>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78210" cy="399002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line="259" w:lineRule="auto"/>
        <w:ind w:left="72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6">
      <w:pPr>
        <w:shd w:fill="ffffff" w:val="clear"/>
        <w:spacing w:line="259" w:lineRule="auto"/>
        <w:ind w:left="72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7">
      <w:pPr>
        <w:shd w:fill="ffffff" w:val="clear"/>
        <w:spacing w:line="259" w:lineRule="auto"/>
        <w:ind w:left="72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8">
      <w:pPr>
        <w:shd w:fill="ffffff" w:val="clear"/>
        <w:spacing w:line="259" w:lineRule="auto"/>
        <w:ind w:left="72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9">
      <w:pPr>
        <w:shd w:fill="ffffff" w:val="clear"/>
        <w:spacing w:line="259" w:lineRule="auto"/>
        <w:ind w:left="720" w:firstLine="0"/>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b.)Attendance</w:t>
      </w:r>
    </w:p>
    <w:p w:rsidR="00000000" w:rsidDel="00000000" w:rsidP="00000000" w:rsidRDefault="00000000" w:rsidRPr="00000000" w14:paraId="0000003A">
      <w:pPr>
        <w:widowControl w:val="0"/>
        <w:spacing w:before="332.10205078125" w:line="240" w:lineRule="auto"/>
        <w:ind w:left="180" w:right="55" w:firstLine="0"/>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9050" distT="19050" distL="19050" distR="19050">
            <wp:extent cx="5062538" cy="108585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62538" cy="1085850"/>
                    </a:xfrm>
                    <a:prstGeom prst="rect"/>
                    <a:ln/>
                  </pic:spPr>
                </pic:pic>
              </a:graphicData>
            </a:graphic>
          </wp:inline>
        </w:drawing>
      </w:r>
      <w:r w:rsidDel="00000000" w:rsidR="00000000" w:rsidRPr="00000000">
        <w:rPr>
          <w:rtl w:val="0"/>
        </w:rPr>
      </w:r>
    </w:p>
    <w:sdt>
      <w:sdtPr>
        <w:lock w:val="contentLocked"/>
        <w:tag w:val="goog_rdk_71"/>
      </w:sdtPr>
      <w:sdtContent>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55"/>
            <w:gridCol w:w="2730"/>
            <w:gridCol w:w="2625"/>
            <w:tblGridChange w:id="0">
              <w:tblGrid>
                <w:gridCol w:w="1500"/>
                <w:gridCol w:w="1755"/>
                <w:gridCol w:w="2730"/>
                <w:gridCol w:w="2625"/>
              </w:tblGrid>
            </w:tblGridChange>
          </w:tblGrid>
          <w:tr>
            <w:trPr>
              <w:cantSplit w:val="0"/>
              <w:trHeight w:val="315" w:hRule="atLeast"/>
              <w:tblHeader w:val="0"/>
            </w:trPr>
            <w:sdt>
              <w:sdtPr>
                <w:lock w:val="contentLocked"/>
                <w:tag w:val="goog_rdk_11"/>
              </w:sdtPr>
              <w:sdtContent>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3B">
                    <w:pPr>
                      <w:widowControl w:val="0"/>
                      <w:spacing w:line="276" w:lineRule="auto"/>
                      <w:rPr>
                        <w:sz w:val="20"/>
                        <w:szCs w:val="20"/>
                      </w:rPr>
                    </w:pPr>
                    <w:r w:rsidDel="00000000" w:rsidR="00000000" w:rsidRPr="00000000">
                      <w:rPr>
                        <w:rFonts w:ascii="Roboto" w:cs="Roboto" w:eastAsia="Roboto" w:hAnsi="Roboto"/>
                        <w:sz w:val="20"/>
                        <w:szCs w:val="20"/>
                        <w:rtl w:val="0"/>
                      </w:rPr>
                      <w:t xml:space="preserve">Name</w:t>
                    </w:r>
                    <w:r w:rsidDel="00000000" w:rsidR="00000000" w:rsidRPr="00000000">
                      <w:rPr>
                        <w:rtl w:val="0"/>
                      </w:rPr>
                    </w:r>
                  </w:p>
                </w:tc>
              </w:sdtContent>
            </w:sdt>
            <w:sdt>
              <w:sdtPr>
                <w:lock w:val="contentLocked"/>
                <w:tag w:val="goog_rdk_12"/>
              </w:sdtPr>
              <w:sdtContent>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3C">
                    <w:pPr>
                      <w:widowControl w:val="0"/>
                      <w:spacing w:line="276" w:lineRule="auto"/>
                      <w:rPr>
                        <w:sz w:val="20"/>
                        <w:szCs w:val="20"/>
                      </w:rPr>
                    </w:pPr>
                    <w:r w:rsidDel="00000000" w:rsidR="00000000" w:rsidRPr="00000000">
                      <w:rPr>
                        <w:rFonts w:ascii="Roboto" w:cs="Roboto" w:eastAsia="Roboto" w:hAnsi="Roboto"/>
                        <w:sz w:val="20"/>
                        <w:szCs w:val="20"/>
                        <w:rtl w:val="0"/>
                      </w:rPr>
                      <w:t xml:space="preserve">USN</w:t>
                    </w:r>
                    <w:r w:rsidDel="00000000" w:rsidR="00000000" w:rsidRPr="00000000">
                      <w:rPr>
                        <w:rtl w:val="0"/>
                      </w:rPr>
                    </w:r>
                  </w:p>
                </w:tc>
              </w:sdtContent>
            </w:sdt>
            <w:sdt>
              <w:sdtPr>
                <w:lock w:val="contentLocked"/>
                <w:tag w:val="goog_rdk_13"/>
              </w:sdtPr>
              <w:sdtContent>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3D">
                    <w:pPr>
                      <w:widowControl w:val="0"/>
                      <w:spacing w:line="276" w:lineRule="auto"/>
                      <w:rPr>
                        <w:sz w:val="20"/>
                        <w:szCs w:val="20"/>
                      </w:rPr>
                    </w:pPr>
                    <w:r w:rsidDel="00000000" w:rsidR="00000000" w:rsidRPr="00000000">
                      <w:rPr>
                        <w:rFonts w:ascii="Roboto" w:cs="Roboto" w:eastAsia="Roboto" w:hAnsi="Roboto"/>
                        <w:sz w:val="20"/>
                        <w:szCs w:val="20"/>
                        <w:rtl w:val="0"/>
                      </w:rPr>
                      <w:t xml:space="preserve">College e-mail ID</w:t>
                    </w:r>
                    <w:r w:rsidDel="00000000" w:rsidR="00000000" w:rsidRPr="00000000">
                      <w:rPr>
                        <w:rtl w:val="0"/>
                      </w:rPr>
                    </w:r>
                  </w:p>
                </w:tc>
              </w:sdtContent>
            </w:sdt>
            <w:sdt>
              <w:sdtPr>
                <w:lock w:val="contentLocked"/>
                <w:tag w:val="goog_rdk_14"/>
              </w:sdtPr>
              <w:sdtContent>
                <w:tc>
                  <w:tcPr>
                    <w:tcBorders>
                      <w:top w:color="442f65" w:space="0" w:sz="6" w:val="single"/>
                      <w:left w:color="cccccc" w:space="0" w:sz="6" w:val="single"/>
                      <w:bottom w:color="442f65" w:space="0" w:sz="6" w:val="single"/>
                      <w:right w:color="442f65"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3E">
                    <w:pPr>
                      <w:widowControl w:val="0"/>
                      <w:spacing w:line="276" w:lineRule="auto"/>
                      <w:rPr>
                        <w:sz w:val="20"/>
                        <w:szCs w:val="20"/>
                      </w:rPr>
                    </w:pPr>
                    <w:r w:rsidDel="00000000" w:rsidR="00000000" w:rsidRPr="00000000">
                      <w:rPr>
                        <w:rFonts w:ascii="Roboto" w:cs="Roboto" w:eastAsia="Roboto" w:hAnsi="Roboto"/>
                        <w:sz w:val="20"/>
                        <w:szCs w:val="20"/>
                        <w:rtl w:val="0"/>
                      </w:rPr>
                      <w:t xml:space="preserve">Branch</w:t>
                    </w:r>
                    <w:r w:rsidDel="00000000" w:rsidR="00000000" w:rsidRPr="00000000">
                      <w:rPr>
                        <w:rtl w:val="0"/>
                      </w:rPr>
                    </w:r>
                  </w:p>
                </w:tc>
              </w:sdtContent>
            </w:sdt>
          </w:tr>
          <w:tr>
            <w:trPr>
              <w:cantSplit w:val="0"/>
              <w:trHeight w:val="315" w:hRule="atLeast"/>
              <w:tblHeader w:val="0"/>
            </w:trPr>
            <w:sdt>
              <w:sdtPr>
                <w:lock w:val="contentLocked"/>
                <w:tag w:val="goog_rdk_15"/>
              </w:sdtPr>
              <w:sdtContent>
                <w:tc>
                  <w:tcPr>
                    <w:tcBorders>
                      <w:top w:color="cccccc" w:space="0" w:sz="6" w:val="single"/>
                      <w:left w:color="cccccc" w:space="0" w:sz="6" w:val="single"/>
                      <w:bottom w:color="fffff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spacing w:line="276" w:lineRule="auto"/>
                      <w:rPr>
                        <w:sz w:val="20"/>
                        <w:szCs w:val="20"/>
                      </w:rPr>
                    </w:pPr>
                    <w:r w:rsidDel="00000000" w:rsidR="00000000" w:rsidRPr="00000000">
                      <w:rPr>
                        <w:rFonts w:ascii="Roboto" w:cs="Roboto" w:eastAsia="Roboto" w:hAnsi="Roboto"/>
                        <w:sz w:val="20"/>
                        <w:szCs w:val="20"/>
                        <w:rtl w:val="0"/>
                      </w:rPr>
                      <w:t xml:space="preserve">Shilpa Kumari</w:t>
                    </w:r>
                    <w:r w:rsidDel="00000000" w:rsidR="00000000" w:rsidRPr="00000000">
                      <w:rPr>
                        <w:rtl w:val="0"/>
                      </w:rPr>
                    </w:r>
                  </w:p>
                </w:tc>
              </w:sdtContent>
            </w:sdt>
            <w:sdt>
              <w:sdtPr>
                <w:lock w:val="contentLocked"/>
                <w:tag w:val="goog_rdk_16"/>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spacing w:line="276" w:lineRule="auto"/>
                      <w:rPr>
                        <w:sz w:val="20"/>
                        <w:szCs w:val="20"/>
                      </w:rPr>
                    </w:pPr>
                    <w:r w:rsidDel="00000000" w:rsidR="00000000" w:rsidRPr="00000000">
                      <w:rPr>
                        <w:rFonts w:ascii="Roboto" w:cs="Roboto" w:eastAsia="Roboto" w:hAnsi="Roboto"/>
                        <w:sz w:val="20"/>
                        <w:szCs w:val="20"/>
                        <w:rtl w:val="0"/>
                      </w:rPr>
                      <w:t xml:space="preserve">1BF24AI154</w:t>
                    </w:r>
                    <w:r w:rsidDel="00000000" w:rsidR="00000000" w:rsidRPr="00000000">
                      <w:rPr>
                        <w:rtl w:val="0"/>
                      </w:rPr>
                    </w:r>
                  </w:p>
                </w:tc>
              </w:sdtContent>
            </w:sdt>
            <w:sdt>
              <w:sdtPr>
                <w:lock w:val="contentLocked"/>
                <w:tag w:val="goog_rdk_17"/>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spacing w:line="276" w:lineRule="auto"/>
                      <w:rPr>
                        <w:sz w:val="20"/>
                        <w:szCs w:val="20"/>
                      </w:rPr>
                    </w:pPr>
                    <w:r w:rsidDel="00000000" w:rsidR="00000000" w:rsidRPr="00000000">
                      <w:rPr>
                        <w:rFonts w:ascii="Roboto" w:cs="Roboto" w:eastAsia="Roboto" w:hAnsi="Roboto"/>
                        <w:sz w:val="20"/>
                        <w:szCs w:val="20"/>
                        <w:rtl w:val="0"/>
                      </w:rPr>
                      <w:t xml:space="preserve">shilpakumari.ai24@bmsce.ac.in</w:t>
                    </w:r>
                    <w:r w:rsidDel="00000000" w:rsidR="00000000" w:rsidRPr="00000000">
                      <w:rPr>
                        <w:rtl w:val="0"/>
                      </w:rPr>
                    </w:r>
                  </w:p>
                </w:tc>
              </w:sdtContent>
            </w:sdt>
            <w:sdt>
              <w:sdtPr>
                <w:lock w:val="contentLocked"/>
                <w:tag w:val="goog_rdk_18"/>
              </w:sdtPr>
              <w:sdtContent>
                <w:tc>
                  <w:tcPr>
                    <w:tcBorders>
                      <w:top w:color="cccccc" w:space="0" w:sz="6" w:val="single"/>
                      <w:left w:color="cccccc" w:space="0" w:sz="6" w:val="single"/>
                      <w:bottom w:color="f8f9fa"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spacing w:line="276" w:lineRule="auto"/>
                      <w:rPr>
                        <w:sz w:val="20"/>
                        <w:szCs w:val="20"/>
                      </w:rPr>
                    </w:pPr>
                    <w:r w:rsidDel="00000000" w:rsidR="00000000" w:rsidRPr="00000000">
                      <w:rPr>
                        <w:rFonts w:ascii="Roboto" w:cs="Roboto" w:eastAsia="Roboto" w:hAnsi="Roboto"/>
                        <w:sz w:val="20"/>
                        <w:szCs w:val="20"/>
                        <w:rtl w:val="0"/>
                      </w:rPr>
                      <w:t xml:space="preserve">Machine Learning (AIML)</w:t>
                    </w:r>
                    <w:r w:rsidDel="00000000" w:rsidR="00000000" w:rsidRPr="00000000">
                      <w:rPr>
                        <w:rtl w:val="0"/>
                      </w:rPr>
                    </w:r>
                  </w:p>
                </w:tc>
              </w:sdtContent>
            </w:sdt>
          </w:tr>
          <w:tr>
            <w:trPr>
              <w:cantSplit w:val="0"/>
              <w:trHeight w:val="315" w:hRule="atLeast"/>
              <w:tblHeader w:val="0"/>
            </w:trPr>
            <w:sdt>
              <w:sdtPr>
                <w:lock w:val="contentLocked"/>
                <w:tag w:val="goog_rdk_19"/>
              </w:sdtPr>
              <w:sdtContent>
                <w:tc>
                  <w:tcPr>
                    <w:tcBorders>
                      <w:top w:color="cccccc" w:space="0" w:sz="6" w:val="single"/>
                      <w:left w:color="cccccc" w:space="0" w:sz="6" w:val="single"/>
                      <w:bottom w:color="ffffff" w:space="0" w:sz="6" w:val="single"/>
                      <w:right w:color="f8f9f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spacing w:line="276" w:lineRule="auto"/>
                      <w:rPr>
                        <w:sz w:val="20"/>
                        <w:szCs w:val="20"/>
                      </w:rPr>
                    </w:pPr>
                    <w:r w:rsidDel="00000000" w:rsidR="00000000" w:rsidRPr="00000000">
                      <w:rPr>
                        <w:rFonts w:ascii="Roboto" w:cs="Roboto" w:eastAsia="Roboto" w:hAnsi="Roboto"/>
                        <w:sz w:val="20"/>
                        <w:szCs w:val="20"/>
                        <w:rtl w:val="0"/>
                      </w:rPr>
                      <w:t xml:space="preserve">Srujana</w:t>
                    </w:r>
                    <w:r w:rsidDel="00000000" w:rsidR="00000000" w:rsidRPr="00000000">
                      <w:rPr>
                        <w:rtl w:val="0"/>
                      </w:rPr>
                    </w:r>
                  </w:p>
                </w:tc>
              </w:sdtContent>
            </w:sdt>
            <w:sdt>
              <w:sdtPr>
                <w:lock w:val="contentLocked"/>
                <w:tag w:val="goog_rdk_20"/>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line="276" w:lineRule="auto"/>
                      <w:rPr>
                        <w:sz w:val="20"/>
                        <w:szCs w:val="20"/>
                      </w:rPr>
                    </w:pPr>
                    <w:r w:rsidDel="00000000" w:rsidR="00000000" w:rsidRPr="00000000">
                      <w:rPr>
                        <w:rFonts w:ascii="Roboto" w:cs="Roboto" w:eastAsia="Roboto" w:hAnsi="Roboto"/>
                        <w:sz w:val="20"/>
                        <w:szCs w:val="20"/>
                        <w:rtl w:val="0"/>
                      </w:rPr>
                      <w:t xml:space="preserve">1BM22CD062</w:t>
                    </w:r>
                    <w:r w:rsidDel="00000000" w:rsidR="00000000" w:rsidRPr="00000000">
                      <w:rPr>
                        <w:rtl w:val="0"/>
                      </w:rPr>
                    </w:r>
                  </w:p>
                </w:tc>
              </w:sdtContent>
            </w:sdt>
            <w:sdt>
              <w:sdtPr>
                <w:lock w:val="contentLocked"/>
                <w:tag w:val="goog_rdk_21"/>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line="276" w:lineRule="auto"/>
                      <w:rPr>
                        <w:sz w:val="20"/>
                        <w:szCs w:val="20"/>
                      </w:rPr>
                    </w:pPr>
                    <w:r w:rsidDel="00000000" w:rsidR="00000000" w:rsidRPr="00000000">
                      <w:rPr>
                        <w:rFonts w:ascii="Roboto" w:cs="Roboto" w:eastAsia="Roboto" w:hAnsi="Roboto"/>
                        <w:sz w:val="20"/>
                        <w:szCs w:val="20"/>
                        <w:rtl w:val="0"/>
                      </w:rPr>
                      <w:t xml:space="preserve">srujana.cd22@bmsce.ac.in</w:t>
                    </w:r>
                    <w:r w:rsidDel="00000000" w:rsidR="00000000" w:rsidRPr="00000000">
                      <w:rPr>
                        <w:rtl w:val="0"/>
                      </w:rPr>
                    </w:r>
                  </w:p>
                </w:tc>
              </w:sdtContent>
            </w:sdt>
            <w:sdt>
              <w:sdtPr>
                <w:lock w:val="contentLocked"/>
                <w:tag w:val="goog_rdk_22"/>
              </w:sdtPr>
              <w:sdtContent>
                <w:tc>
                  <w:tcPr>
                    <w:tcBorders>
                      <w:top w:color="cccccc" w:space="0" w:sz="6" w:val="single"/>
                      <w:left w:color="cccccc" w:space="0" w:sz="6" w:val="single"/>
                      <w:bottom w:color="f8f9fa"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Engineering(DS)</w:t>
                    </w:r>
                    <w:r w:rsidDel="00000000" w:rsidR="00000000" w:rsidRPr="00000000">
                      <w:rPr>
                        <w:rtl w:val="0"/>
                      </w:rPr>
                    </w:r>
                  </w:p>
                </w:tc>
              </w:sdtContent>
            </w:sdt>
          </w:tr>
          <w:tr>
            <w:trPr>
              <w:cantSplit w:val="0"/>
              <w:trHeight w:val="315" w:hRule="atLeast"/>
              <w:tblHeader w:val="0"/>
            </w:trPr>
            <w:sdt>
              <w:sdtPr>
                <w:lock w:val="contentLocked"/>
                <w:tag w:val="goog_rdk_23"/>
              </w:sdtPr>
              <w:sdtContent>
                <w:tc>
                  <w:tcPr>
                    <w:tcBorders>
                      <w:top w:color="cccccc" w:space="0" w:sz="6" w:val="single"/>
                      <w:left w:color="cccccc" w:space="0" w:sz="6" w:val="single"/>
                      <w:bottom w:color="fffff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line="276" w:lineRule="auto"/>
                      <w:rPr>
                        <w:sz w:val="20"/>
                        <w:szCs w:val="20"/>
                      </w:rPr>
                    </w:pPr>
                    <w:r w:rsidDel="00000000" w:rsidR="00000000" w:rsidRPr="00000000">
                      <w:rPr>
                        <w:rFonts w:ascii="Roboto" w:cs="Roboto" w:eastAsia="Roboto" w:hAnsi="Roboto"/>
                        <w:sz w:val="20"/>
                        <w:szCs w:val="20"/>
                        <w:rtl w:val="0"/>
                      </w:rPr>
                      <w:t xml:space="preserve">Kevan Patira</w:t>
                    </w:r>
                    <w:r w:rsidDel="00000000" w:rsidR="00000000" w:rsidRPr="00000000">
                      <w:rPr>
                        <w:rtl w:val="0"/>
                      </w:rPr>
                    </w:r>
                  </w:p>
                </w:tc>
              </w:sdtContent>
            </w:sdt>
            <w:sdt>
              <w:sdtPr>
                <w:lock w:val="contentLocked"/>
                <w:tag w:val="goog_rdk_24"/>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line="276" w:lineRule="auto"/>
                      <w:rPr>
                        <w:sz w:val="20"/>
                        <w:szCs w:val="20"/>
                      </w:rPr>
                    </w:pPr>
                    <w:r w:rsidDel="00000000" w:rsidR="00000000" w:rsidRPr="00000000">
                      <w:rPr>
                        <w:rFonts w:ascii="Roboto" w:cs="Roboto" w:eastAsia="Roboto" w:hAnsi="Roboto"/>
                        <w:sz w:val="20"/>
                        <w:szCs w:val="20"/>
                        <w:rtl w:val="0"/>
                      </w:rPr>
                      <w:t xml:space="preserve">1BF24CS136</w:t>
                    </w:r>
                    <w:r w:rsidDel="00000000" w:rsidR="00000000" w:rsidRPr="00000000">
                      <w:rPr>
                        <w:rtl w:val="0"/>
                      </w:rPr>
                    </w:r>
                  </w:p>
                </w:tc>
              </w:sdtContent>
            </w:sdt>
            <w:sdt>
              <w:sdtPr>
                <w:lock w:val="contentLocked"/>
                <w:tag w:val="goog_rdk_25"/>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line="276" w:lineRule="auto"/>
                      <w:rPr>
                        <w:sz w:val="20"/>
                        <w:szCs w:val="20"/>
                      </w:rPr>
                    </w:pPr>
                    <w:r w:rsidDel="00000000" w:rsidR="00000000" w:rsidRPr="00000000">
                      <w:rPr>
                        <w:rFonts w:ascii="Roboto" w:cs="Roboto" w:eastAsia="Roboto" w:hAnsi="Roboto"/>
                        <w:sz w:val="20"/>
                        <w:szCs w:val="20"/>
                        <w:rtl w:val="0"/>
                      </w:rPr>
                      <w:t xml:space="preserve">kevanpatira.cs24@bmsce.ac.in</w:t>
                    </w:r>
                    <w:r w:rsidDel="00000000" w:rsidR="00000000" w:rsidRPr="00000000">
                      <w:rPr>
                        <w:rtl w:val="0"/>
                      </w:rPr>
                    </w:r>
                  </w:p>
                </w:tc>
              </w:sdtContent>
            </w:sdt>
            <w:sdt>
              <w:sdtPr>
                <w:lock w:val="contentLocked"/>
                <w:tag w:val="goog_rdk_26"/>
              </w:sdtPr>
              <w:sdtContent>
                <w:tc>
                  <w:tcPr>
                    <w:tcBorders>
                      <w:top w:color="cccccc" w:space="0" w:sz="6" w:val="single"/>
                      <w:left w:color="cccccc" w:space="0" w:sz="6" w:val="single"/>
                      <w:bottom w:color="f8f9fa"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r>
            <w:trPr>
              <w:cantSplit w:val="0"/>
              <w:trHeight w:val="315" w:hRule="atLeast"/>
              <w:tblHeader w:val="0"/>
            </w:trPr>
            <w:sdt>
              <w:sdtPr>
                <w:lock w:val="contentLocked"/>
                <w:tag w:val="goog_rdk_27"/>
              </w:sdtPr>
              <w:sdtContent>
                <w:tc>
                  <w:tcPr>
                    <w:tcBorders>
                      <w:top w:color="cccccc" w:space="0" w:sz="6" w:val="single"/>
                      <w:left w:color="cccccc" w:space="0" w:sz="6" w:val="single"/>
                      <w:bottom w:color="ffffff" w:space="0" w:sz="6" w:val="single"/>
                      <w:right w:color="f8f9f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line="276" w:lineRule="auto"/>
                      <w:rPr>
                        <w:sz w:val="20"/>
                        <w:szCs w:val="20"/>
                      </w:rPr>
                    </w:pPr>
                    <w:r w:rsidDel="00000000" w:rsidR="00000000" w:rsidRPr="00000000">
                      <w:rPr>
                        <w:rFonts w:ascii="Roboto" w:cs="Roboto" w:eastAsia="Roboto" w:hAnsi="Roboto"/>
                        <w:sz w:val="20"/>
                        <w:szCs w:val="20"/>
                        <w:rtl w:val="0"/>
                      </w:rPr>
                      <w:t xml:space="preserve">Tejas Jayanand</w:t>
                    </w:r>
                    <w:r w:rsidDel="00000000" w:rsidR="00000000" w:rsidRPr="00000000">
                      <w:rPr>
                        <w:rtl w:val="0"/>
                      </w:rPr>
                    </w:r>
                  </w:p>
                </w:tc>
              </w:sdtContent>
            </w:sdt>
            <w:sdt>
              <w:sdtPr>
                <w:lock w:val="contentLocked"/>
                <w:tag w:val="goog_rdk_28"/>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line="276" w:lineRule="auto"/>
                      <w:rPr>
                        <w:sz w:val="20"/>
                        <w:szCs w:val="20"/>
                      </w:rPr>
                    </w:pPr>
                    <w:r w:rsidDel="00000000" w:rsidR="00000000" w:rsidRPr="00000000">
                      <w:rPr>
                        <w:rFonts w:ascii="Roboto" w:cs="Roboto" w:eastAsia="Roboto" w:hAnsi="Roboto"/>
                        <w:sz w:val="20"/>
                        <w:szCs w:val="20"/>
                        <w:rtl w:val="0"/>
                      </w:rPr>
                      <w:t xml:space="preserve">1BM23CB056</w:t>
                    </w:r>
                    <w:r w:rsidDel="00000000" w:rsidR="00000000" w:rsidRPr="00000000">
                      <w:rPr>
                        <w:rtl w:val="0"/>
                      </w:rPr>
                    </w:r>
                  </w:p>
                </w:tc>
              </w:sdtContent>
            </w:sdt>
            <w:sdt>
              <w:sdtPr>
                <w:lock w:val="contentLocked"/>
                <w:tag w:val="goog_rdk_29"/>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line="276" w:lineRule="auto"/>
                      <w:rPr>
                        <w:sz w:val="20"/>
                        <w:szCs w:val="20"/>
                      </w:rPr>
                    </w:pPr>
                    <w:r w:rsidDel="00000000" w:rsidR="00000000" w:rsidRPr="00000000">
                      <w:rPr>
                        <w:rFonts w:ascii="Roboto" w:cs="Roboto" w:eastAsia="Roboto" w:hAnsi="Roboto"/>
                        <w:sz w:val="20"/>
                        <w:szCs w:val="20"/>
                        <w:rtl w:val="0"/>
                      </w:rPr>
                      <w:t xml:space="preserve">tejasjayanand.bs23@bmsce.ac.in</w:t>
                    </w:r>
                    <w:r w:rsidDel="00000000" w:rsidR="00000000" w:rsidRPr="00000000">
                      <w:rPr>
                        <w:rtl w:val="0"/>
                      </w:rPr>
                    </w:r>
                  </w:p>
                </w:tc>
              </w:sdtContent>
            </w:sdt>
            <w:sdt>
              <w:sdtPr>
                <w:lock w:val="contentLocked"/>
                <w:tag w:val="goog_rdk_30"/>
              </w:sdtPr>
              <w:sdtContent>
                <w:tc>
                  <w:tcPr>
                    <w:tcBorders>
                      <w:top w:color="cccccc" w:space="0" w:sz="6" w:val="single"/>
                      <w:left w:color="cccccc" w:space="0" w:sz="6" w:val="single"/>
                      <w:bottom w:color="f8f9fa"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Business Systems</w:t>
                    </w:r>
                    <w:r w:rsidDel="00000000" w:rsidR="00000000" w:rsidRPr="00000000">
                      <w:rPr>
                        <w:rtl w:val="0"/>
                      </w:rPr>
                    </w:r>
                  </w:p>
                </w:tc>
              </w:sdtContent>
            </w:sdt>
          </w:tr>
          <w:tr>
            <w:trPr>
              <w:cantSplit w:val="0"/>
              <w:trHeight w:val="315" w:hRule="atLeast"/>
              <w:tblHeader w:val="0"/>
            </w:trPr>
            <w:sdt>
              <w:sdtPr>
                <w:lock w:val="contentLocked"/>
                <w:tag w:val="goog_rdk_31"/>
              </w:sdtPr>
              <w:sdtContent>
                <w:tc>
                  <w:tcPr>
                    <w:tcBorders>
                      <w:top w:color="cccccc" w:space="0" w:sz="6" w:val="single"/>
                      <w:left w:color="cccccc" w:space="0" w:sz="6" w:val="single"/>
                      <w:bottom w:color="ffffff" w:space="0" w:sz="6" w:val="single"/>
                      <w:right w:color="f8f9f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line="276" w:lineRule="auto"/>
                      <w:rPr>
                        <w:sz w:val="20"/>
                        <w:szCs w:val="20"/>
                      </w:rPr>
                    </w:pPr>
                    <w:r w:rsidDel="00000000" w:rsidR="00000000" w:rsidRPr="00000000">
                      <w:rPr>
                        <w:rFonts w:ascii="Roboto" w:cs="Roboto" w:eastAsia="Roboto" w:hAnsi="Roboto"/>
                        <w:sz w:val="20"/>
                        <w:szCs w:val="20"/>
                        <w:rtl w:val="0"/>
                      </w:rPr>
                      <w:t xml:space="preserve">Deeksha S</w:t>
                    </w:r>
                    <w:r w:rsidDel="00000000" w:rsidR="00000000" w:rsidRPr="00000000">
                      <w:rPr>
                        <w:rtl w:val="0"/>
                      </w:rPr>
                    </w:r>
                  </w:p>
                </w:tc>
              </w:sdtContent>
            </w:sdt>
            <w:sdt>
              <w:sdtPr>
                <w:lock w:val="contentLocked"/>
                <w:tag w:val="goog_rdk_32"/>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line="276" w:lineRule="auto"/>
                      <w:rPr>
                        <w:sz w:val="20"/>
                        <w:szCs w:val="20"/>
                      </w:rPr>
                    </w:pPr>
                    <w:r w:rsidDel="00000000" w:rsidR="00000000" w:rsidRPr="00000000">
                      <w:rPr>
                        <w:rFonts w:ascii="Roboto" w:cs="Roboto" w:eastAsia="Roboto" w:hAnsi="Roboto"/>
                        <w:sz w:val="20"/>
                        <w:szCs w:val="20"/>
                        <w:rtl w:val="0"/>
                      </w:rPr>
                      <w:t xml:space="preserve">1BM23CH010</w:t>
                    </w:r>
                    <w:r w:rsidDel="00000000" w:rsidR="00000000" w:rsidRPr="00000000">
                      <w:rPr>
                        <w:rtl w:val="0"/>
                      </w:rPr>
                    </w:r>
                  </w:p>
                </w:tc>
              </w:sdtContent>
            </w:sdt>
            <w:sdt>
              <w:sdtPr>
                <w:lock w:val="contentLocked"/>
                <w:tag w:val="goog_rdk_33"/>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line="276" w:lineRule="auto"/>
                      <w:rPr>
                        <w:sz w:val="20"/>
                        <w:szCs w:val="20"/>
                      </w:rPr>
                    </w:pPr>
                    <w:r w:rsidDel="00000000" w:rsidR="00000000" w:rsidRPr="00000000">
                      <w:rPr>
                        <w:rFonts w:ascii="Roboto" w:cs="Roboto" w:eastAsia="Roboto" w:hAnsi="Roboto"/>
                        <w:sz w:val="20"/>
                        <w:szCs w:val="20"/>
                        <w:rtl w:val="0"/>
                      </w:rPr>
                      <w:t xml:space="preserve">deekshas.ch23@bmsce.ac.in</w:t>
                    </w:r>
                    <w:r w:rsidDel="00000000" w:rsidR="00000000" w:rsidRPr="00000000">
                      <w:rPr>
                        <w:rtl w:val="0"/>
                      </w:rPr>
                    </w:r>
                  </w:p>
                </w:tc>
              </w:sdtContent>
            </w:sdt>
            <w:sdt>
              <w:sdtPr>
                <w:lock w:val="contentLocked"/>
                <w:tag w:val="goog_rdk_34"/>
              </w:sdtPr>
              <w:sdtContent>
                <w:tc>
                  <w:tcPr>
                    <w:tcBorders>
                      <w:top w:color="cccccc" w:space="0" w:sz="6" w:val="single"/>
                      <w:left w:color="cccccc" w:space="0" w:sz="6" w:val="single"/>
                      <w:bottom w:color="f8f9fa"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line="276" w:lineRule="auto"/>
                      <w:rPr>
                        <w:sz w:val="20"/>
                        <w:szCs w:val="20"/>
                      </w:rPr>
                    </w:pPr>
                    <w:r w:rsidDel="00000000" w:rsidR="00000000" w:rsidRPr="00000000">
                      <w:rPr>
                        <w:rFonts w:ascii="Roboto" w:cs="Roboto" w:eastAsia="Roboto" w:hAnsi="Roboto"/>
                        <w:sz w:val="20"/>
                        <w:szCs w:val="20"/>
                        <w:rtl w:val="0"/>
                      </w:rPr>
                      <w:t xml:space="preserve">Chemical Engineering</w:t>
                    </w:r>
                    <w:r w:rsidDel="00000000" w:rsidR="00000000" w:rsidRPr="00000000">
                      <w:rPr>
                        <w:rtl w:val="0"/>
                      </w:rPr>
                    </w:r>
                  </w:p>
                </w:tc>
              </w:sdtContent>
            </w:sdt>
          </w:tr>
          <w:tr>
            <w:trPr>
              <w:cantSplit w:val="0"/>
              <w:trHeight w:val="315" w:hRule="atLeast"/>
              <w:tblHeader w:val="0"/>
            </w:trPr>
            <w:sdt>
              <w:sdtPr>
                <w:lock w:val="contentLocked"/>
                <w:tag w:val="goog_rdk_35"/>
              </w:sdtPr>
              <w:sdtContent>
                <w:tc>
                  <w:tcPr>
                    <w:tcBorders>
                      <w:top w:color="cccccc" w:space="0" w:sz="6" w:val="single"/>
                      <w:left w:color="cccccc" w:space="0" w:sz="6" w:val="single"/>
                      <w:bottom w:color="fffff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line="276" w:lineRule="auto"/>
                      <w:rPr>
                        <w:sz w:val="20"/>
                        <w:szCs w:val="20"/>
                      </w:rPr>
                    </w:pPr>
                    <w:r w:rsidDel="00000000" w:rsidR="00000000" w:rsidRPr="00000000">
                      <w:rPr>
                        <w:rFonts w:ascii="Roboto" w:cs="Roboto" w:eastAsia="Roboto" w:hAnsi="Roboto"/>
                        <w:sz w:val="20"/>
                        <w:szCs w:val="20"/>
                        <w:rtl w:val="0"/>
                      </w:rPr>
                      <w:t xml:space="preserve">Sushmitha M G</w:t>
                    </w:r>
                    <w:r w:rsidDel="00000000" w:rsidR="00000000" w:rsidRPr="00000000">
                      <w:rPr>
                        <w:rtl w:val="0"/>
                      </w:rPr>
                    </w:r>
                  </w:p>
                </w:tc>
              </w:sdtContent>
            </w:sdt>
            <w:sdt>
              <w:sdtPr>
                <w:lock w:val="contentLocked"/>
                <w:tag w:val="goog_rdk_36"/>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line="276" w:lineRule="auto"/>
                      <w:rPr>
                        <w:sz w:val="20"/>
                        <w:szCs w:val="20"/>
                      </w:rPr>
                    </w:pPr>
                    <w:r w:rsidDel="00000000" w:rsidR="00000000" w:rsidRPr="00000000">
                      <w:rPr>
                        <w:rFonts w:ascii="Roboto" w:cs="Roboto" w:eastAsia="Roboto" w:hAnsi="Roboto"/>
                        <w:sz w:val="20"/>
                        <w:szCs w:val="20"/>
                        <w:rtl w:val="0"/>
                      </w:rPr>
                      <w:t xml:space="preserve">1WN24CS295</w:t>
                    </w:r>
                    <w:r w:rsidDel="00000000" w:rsidR="00000000" w:rsidRPr="00000000">
                      <w:rPr>
                        <w:rtl w:val="0"/>
                      </w:rPr>
                    </w:r>
                  </w:p>
                </w:tc>
              </w:sdtContent>
            </w:sdt>
            <w:sdt>
              <w:sdtPr>
                <w:lock w:val="contentLocked"/>
                <w:tag w:val="goog_rdk_37"/>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line="276" w:lineRule="auto"/>
                      <w:rPr>
                        <w:sz w:val="20"/>
                        <w:szCs w:val="20"/>
                      </w:rPr>
                    </w:pPr>
                    <w:r w:rsidDel="00000000" w:rsidR="00000000" w:rsidRPr="00000000">
                      <w:rPr>
                        <w:rFonts w:ascii="Roboto" w:cs="Roboto" w:eastAsia="Roboto" w:hAnsi="Roboto"/>
                        <w:sz w:val="20"/>
                        <w:szCs w:val="20"/>
                        <w:rtl w:val="0"/>
                      </w:rPr>
                      <w:t xml:space="preserve">sushmithamg.cs24@bmsce.ac.in</w:t>
                    </w:r>
                    <w:r w:rsidDel="00000000" w:rsidR="00000000" w:rsidRPr="00000000">
                      <w:rPr>
                        <w:rtl w:val="0"/>
                      </w:rPr>
                    </w:r>
                  </w:p>
                </w:tc>
              </w:sdtContent>
            </w:sdt>
            <w:sdt>
              <w:sdtPr>
                <w:lock w:val="contentLocked"/>
                <w:tag w:val="goog_rdk_38"/>
              </w:sdtPr>
              <w:sdtContent>
                <w:tc>
                  <w:tcPr>
                    <w:tcBorders>
                      <w:top w:color="cccccc" w:space="0" w:sz="6" w:val="single"/>
                      <w:left w:color="cccccc" w:space="0" w:sz="6" w:val="single"/>
                      <w:bottom w:color="f8f9fa"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r>
            <w:trPr>
              <w:cantSplit w:val="0"/>
              <w:trHeight w:val="315" w:hRule="atLeast"/>
              <w:tblHeader w:val="0"/>
            </w:trPr>
            <w:sdt>
              <w:sdtPr>
                <w:lock w:val="contentLocked"/>
                <w:tag w:val="goog_rdk_39"/>
              </w:sdtPr>
              <w:sdtContent>
                <w:tc>
                  <w:tcPr>
                    <w:tcBorders>
                      <w:top w:color="cccccc" w:space="0" w:sz="6" w:val="single"/>
                      <w:left w:color="cccccc" w:space="0" w:sz="6" w:val="single"/>
                      <w:bottom w:color="ffffff" w:space="0" w:sz="6" w:val="single"/>
                      <w:right w:color="f8f9f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line="276" w:lineRule="auto"/>
                      <w:rPr>
                        <w:sz w:val="20"/>
                        <w:szCs w:val="20"/>
                      </w:rPr>
                    </w:pPr>
                    <w:r w:rsidDel="00000000" w:rsidR="00000000" w:rsidRPr="00000000">
                      <w:rPr>
                        <w:rFonts w:ascii="Roboto" w:cs="Roboto" w:eastAsia="Roboto" w:hAnsi="Roboto"/>
                        <w:sz w:val="20"/>
                        <w:szCs w:val="20"/>
                        <w:rtl w:val="0"/>
                      </w:rPr>
                      <w:t xml:space="preserve">SURYANSH JHA</w:t>
                    </w:r>
                    <w:r w:rsidDel="00000000" w:rsidR="00000000" w:rsidRPr="00000000">
                      <w:rPr>
                        <w:rtl w:val="0"/>
                      </w:rPr>
                    </w:r>
                  </w:p>
                </w:tc>
              </w:sdtContent>
            </w:sdt>
            <w:sdt>
              <w:sdtPr>
                <w:lock w:val="contentLocked"/>
                <w:tag w:val="goog_rdk_40"/>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line="276" w:lineRule="auto"/>
                      <w:rPr>
                        <w:sz w:val="20"/>
                        <w:szCs w:val="20"/>
                      </w:rPr>
                    </w:pPr>
                    <w:r w:rsidDel="00000000" w:rsidR="00000000" w:rsidRPr="00000000">
                      <w:rPr>
                        <w:rFonts w:ascii="Roboto" w:cs="Roboto" w:eastAsia="Roboto" w:hAnsi="Roboto"/>
                        <w:sz w:val="20"/>
                        <w:szCs w:val="20"/>
                        <w:rtl w:val="0"/>
                      </w:rPr>
                      <w:t xml:space="preserve">1BF24CS308</w:t>
                    </w:r>
                    <w:r w:rsidDel="00000000" w:rsidR="00000000" w:rsidRPr="00000000">
                      <w:rPr>
                        <w:rtl w:val="0"/>
                      </w:rPr>
                    </w:r>
                  </w:p>
                </w:tc>
              </w:sdtContent>
            </w:sdt>
            <w:sdt>
              <w:sdtPr>
                <w:lock w:val="contentLocked"/>
                <w:tag w:val="goog_rdk_41"/>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line="276" w:lineRule="auto"/>
                      <w:rPr>
                        <w:sz w:val="20"/>
                        <w:szCs w:val="20"/>
                      </w:rPr>
                    </w:pPr>
                    <w:r w:rsidDel="00000000" w:rsidR="00000000" w:rsidRPr="00000000">
                      <w:rPr>
                        <w:rFonts w:ascii="Roboto" w:cs="Roboto" w:eastAsia="Roboto" w:hAnsi="Roboto"/>
                        <w:sz w:val="20"/>
                        <w:szCs w:val="20"/>
                        <w:rtl w:val="0"/>
                      </w:rPr>
                      <w:t xml:space="preserve">suryanshjha.cs24@bmsce.ac.in</w:t>
                    </w:r>
                    <w:r w:rsidDel="00000000" w:rsidR="00000000" w:rsidRPr="00000000">
                      <w:rPr>
                        <w:rtl w:val="0"/>
                      </w:rPr>
                    </w:r>
                  </w:p>
                </w:tc>
              </w:sdtContent>
            </w:sdt>
            <w:sdt>
              <w:sdtPr>
                <w:lock w:val="contentLocked"/>
                <w:tag w:val="goog_rdk_42"/>
              </w:sdtPr>
              <w:sdtContent>
                <w:tc>
                  <w:tcPr>
                    <w:tcBorders>
                      <w:top w:color="cccccc" w:space="0" w:sz="6" w:val="single"/>
                      <w:left w:color="cccccc" w:space="0" w:sz="6" w:val="single"/>
                      <w:bottom w:color="f8f9fa"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r>
            <w:trPr>
              <w:cantSplit w:val="0"/>
              <w:trHeight w:val="315" w:hRule="atLeast"/>
              <w:tblHeader w:val="0"/>
            </w:trPr>
            <w:sdt>
              <w:sdtPr>
                <w:lock w:val="contentLocked"/>
                <w:tag w:val="goog_rdk_43"/>
              </w:sdtPr>
              <w:sdtContent>
                <w:tc>
                  <w:tcPr>
                    <w:tcBorders>
                      <w:top w:color="cccccc" w:space="0" w:sz="6" w:val="single"/>
                      <w:left w:color="cccccc" w:space="0" w:sz="6" w:val="single"/>
                      <w:bottom w:color="fffff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line="276" w:lineRule="auto"/>
                      <w:rPr>
                        <w:sz w:val="20"/>
                        <w:szCs w:val="20"/>
                      </w:rPr>
                    </w:pPr>
                    <w:r w:rsidDel="00000000" w:rsidR="00000000" w:rsidRPr="00000000">
                      <w:rPr>
                        <w:rFonts w:ascii="Roboto" w:cs="Roboto" w:eastAsia="Roboto" w:hAnsi="Roboto"/>
                        <w:sz w:val="20"/>
                        <w:szCs w:val="20"/>
                        <w:rtl w:val="0"/>
                      </w:rPr>
                      <w:t xml:space="preserve">Kashvi Agarwal</w:t>
                    </w:r>
                    <w:r w:rsidDel="00000000" w:rsidR="00000000" w:rsidRPr="00000000">
                      <w:rPr>
                        <w:rtl w:val="0"/>
                      </w:rPr>
                    </w:r>
                  </w:p>
                </w:tc>
              </w:sdtContent>
            </w:sdt>
            <w:sdt>
              <w:sdtPr>
                <w:lock w:val="contentLocked"/>
                <w:tag w:val="goog_rdk_44"/>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line="276" w:lineRule="auto"/>
                      <w:rPr>
                        <w:sz w:val="20"/>
                        <w:szCs w:val="20"/>
                      </w:rPr>
                    </w:pPr>
                    <w:r w:rsidDel="00000000" w:rsidR="00000000" w:rsidRPr="00000000">
                      <w:rPr>
                        <w:rFonts w:ascii="Roboto" w:cs="Roboto" w:eastAsia="Roboto" w:hAnsi="Roboto"/>
                        <w:sz w:val="20"/>
                        <w:szCs w:val="20"/>
                        <w:rtl w:val="0"/>
                      </w:rPr>
                      <w:t xml:space="preserve">1BM23CS142</w:t>
                    </w:r>
                    <w:r w:rsidDel="00000000" w:rsidR="00000000" w:rsidRPr="00000000">
                      <w:rPr>
                        <w:rtl w:val="0"/>
                      </w:rPr>
                    </w:r>
                  </w:p>
                </w:tc>
              </w:sdtContent>
            </w:sdt>
            <w:sdt>
              <w:sdtPr>
                <w:lock w:val="contentLocked"/>
                <w:tag w:val="goog_rdk_45"/>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line="276" w:lineRule="auto"/>
                      <w:rPr>
                        <w:sz w:val="20"/>
                        <w:szCs w:val="20"/>
                      </w:rPr>
                    </w:pPr>
                    <w:r w:rsidDel="00000000" w:rsidR="00000000" w:rsidRPr="00000000">
                      <w:rPr>
                        <w:rFonts w:ascii="Roboto" w:cs="Roboto" w:eastAsia="Roboto" w:hAnsi="Roboto"/>
                        <w:sz w:val="20"/>
                        <w:szCs w:val="20"/>
                        <w:rtl w:val="0"/>
                      </w:rPr>
                      <w:t xml:space="preserve">kashviagarwal.cs23@bmsce.ac.in</w:t>
                    </w:r>
                    <w:r w:rsidDel="00000000" w:rsidR="00000000" w:rsidRPr="00000000">
                      <w:rPr>
                        <w:rtl w:val="0"/>
                      </w:rPr>
                    </w:r>
                  </w:p>
                </w:tc>
              </w:sdtContent>
            </w:sdt>
            <w:sdt>
              <w:sdtPr>
                <w:lock w:val="contentLocked"/>
                <w:tag w:val="goog_rdk_46"/>
              </w:sdtPr>
              <w:sdtContent>
                <w:tc>
                  <w:tcPr>
                    <w:tcBorders>
                      <w:top w:color="cccccc" w:space="0" w:sz="6" w:val="single"/>
                      <w:left w:color="cccccc" w:space="0" w:sz="6" w:val="single"/>
                      <w:bottom w:color="f8f9fa"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r>
            <w:trPr>
              <w:cantSplit w:val="0"/>
              <w:trHeight w:val="315" w:hRule="atLeast"/>
              <w:tblHeader w:val="0"/>
            </w:trPr>
            <w:sdt>
              <w:sdtPr>
                <w:lock w:val="contentLocked"/>
                <w:tag w:val="goog_rdk_47"/>
              </w:sdtPr>
              <w:sdtContent>
                <w:tc>
                  <w:tcPr>
                    <w:tcBorders>
                      <w:top w:color="cccccc" w:space="0" w:sz="6" w:val="single"/>
                      <w:left w:color="cccccc" w:space="0" w:sz="6" w:val="single"/>
                      <w:bottom w:color="ffffff" w:space="0" w:sz="6" w:val="single"/>
                      <w:right w:color="f8f9f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line="276" w:lineRule="auto"/>
                      <w:rPr>
                        <w:sz w:val="20"/>
                        <w:szCs w:val="20"/>
                      </w:rPr>
                    </w:pPr>
                    <w:r w:rsidDel="00000000" w:rsidR="00000000" w:rsidRPr="00000000">
                      <w:rPr>
                        <w:rFonts w:ascii="Roboto" w:cs="Roboto" w:eastAsia="Roboto" w:hAnsi="Roboto"/>
                        <w:sz w:val="20"/>
                        <w:szCs w:val="20"/>
                        <w:rtl w:val="0"/>
                      </w:rPr>
                      <w:t xml:space="preserve">Spandana P.N</w:t>
                    </w:r>
                    <w:r w:rsidDel="00000000" w:rsidR="00000000" w:rsidRPr="00000000">
                      <w:rPr>
                        <w:rtl w:val="0"/>
                      </w:rPr>
                    </w:r>
                  </w:p>
                </w:tc>
              </w:sdtContent>
            </w:sdt>
            <w:sdt>
              <w:sdtPr>
                <w:lock w:val="contentLocked"/>
                <w:tag w:val="goog_rdk_48"/>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line="276" w:lineRule="auto"/>
                      <w:rPr>
                        <w:sz w:val="20"/>
                        <w:szCs w:val="20"/>
                      </w:rPr>
                    </w:pPr>
                    <w:r w:rsidDel="00000000" w:rsidR="00000000" w:rsidRPr="00000000">
                      <w:rPr>
                        <w:rFonts w:ascii="Roboto" w:cs="Roboto" w:eastAsia="Roboto" w:hAnsi="Roboto"/>
                        <w:sz w:val="20"/>
                        <w:szCs w:val="20"/>
                        <w:rtl w:val="0"/>
                      </w:rPr>
                      <w:t xml:space="preserve">1BM23EE058</w:t>
                    </w:r>
                    <w:r w:rsidDel="00000000" w:rsidR="00000000" w:rsidRPr="00000000">
                      <w:rPr>
                        <w:rtl w:val="0"/>
                      </w:rPr>
                    </w:r>
                  </w:p>
                </w:tc>
              </w:sdtContent>
            </w:sdt>
            <w:sdt>
              <w:sdtPr>
                <w:lock w:val="contentLocked"/>
                <w:tag w:val="goog_rdk_49"/>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line="276" w:lineRule="auto"/>
                      <w:rPr>
                        <w:sz w:val="20"/>
                        <w:szCs w:val="20"/>
                      </w:rPr>
                    </w:pPr>
                    <w:r w:rsidDel="00000000" w:rsidR="00000000" w:rsidRPr="00000000">
                      <w:rPr>
                        <w:rFonts w:ascii="Roboto" w:cs="Roboto" w:eastAsia="Roboto" w:hAnsi="Roboto"/>
                        <w:sz w:val="20"/>
                        <w:szCs w:val="20"/>
                        <w:rtl w:val="0"/>
                      </w:rPr>
                      <w:t xml:space="preserve">spandanapn.ee23@bmsce.ac.in</w:t>
                    </w:r>
                    <w:r w:rsidDel="00000000" w:rsidR="00000000" w:rsidRPr="00000000">
                      <w:rPr>
                        <w:rtl w:val="0"/>
                      </w:rPr>
                    </w:r>
                  </w:p>
                </w:tc>
              </w:sdtContent>
            </w:sdt>
            <w:sdt>
              <w:sdtPr>
                <w:lock w:val="contentLocked"/>
                <w:tag w:val="goog_rdk_50"/>
              </w:sdtPr>
              <w:sdtContent>
                <w:tc>
                  <w:tcPr>
                    <w:tcBorders>
                      <w:top w:color="cccccc" w:space="0" w:sz="6" w:val="single"/>
                      <w:left w:color="cccccc" w:space="0" w:sz="6" w:val="single"/>
                      <w:bottom w:color="f8f9fa"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line="276" w:lineRule="auto"/>
                      <w:rPr>
                        <w:sz w:val="20"/>
                        <w:szCs w:val="20"/>
                      </w:rPr>
                    </w:pPr>
                    <w:r w:rsidDel="00000000" w:rsidR="00000000" w:rsidRPr="00000000">
                      <w:rPr>
                        <w:rFonts w:ascii="Roboto" w:cs="Roboto" w:eastAsia="Roboto" w:hAnsi="Roboto"/>
                        <w:sz w:val="20"/>
                        <w:szCs w:val="20"/>
                        <w:rtl w:val="0"/>
                      </w:rPr>
                      <w:t xml:space="preserve">Electrical and Electronics Engineering</w:t>
                    </w:r>
                    <w:r w:rsidDel="00000000" w:rsidR="00000000" w:rsidRPr="00000000">
                      <w:rPr>
                        <w:rtl w:val="0"/>
                      </w:rPr>
                    </w:r>
                  </w:p>
                </w:tc>
              </w:sdtContent>
            </w:sdt>
          </w:tr>
          <w:tr>
            <w:trPr>
              <w:cantSplit w:val="0"/>
              <w:trHeight w:val="315" w:hRule="atLeast"/>
              <w:tblHeader w:val="0"/>
            </w:trPr>
            <w:sdt>
              <w:sdtPr>
                <w:lock w:val="contentLocked"/>
                <w:tag w:val="goog_rdk_51"/>
              </w:sdtPr>
              <w:sdtContent>
                <w:tc>
                  <w:tcPr>
                    <w:tcBorders>
                      <w:top w:color="cccccc" w:space="0" w:sz="6" w:val="single"/>
                      <w:left w:color="cccccc" w:space="0" w:sz="6" w:val="single"/>
                      <w:bottom w:color="fffff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line="276" w:lineRule="auto"/>
                      <w:rPr>
                        <w:sz w:val="20"/>
                        <w:szCs w:val="20"/>
                      </w:rPr>
                    </w:pPr>
                    <w:r w:rsidDel="00000000" w:rsidR="00000000" w:rsidRPr="00000000">
                      <w:rPr>
                        <w:rFonts w:ascii="Roboto" w:cs="Roboto" w:eastAsia="Roboto" w:hAnsi="Roboto"/>
                        <w:sz w:val="20"/>
                        <w:szCs w:val="20"/>
                        <w:rtl w:val="0"/>
                      </w:rPr>
                      <w:t xml:space="preserve">Harshith Praveen</w:t>
                    </w:r>
                    <w:r w:rsidDel="00000000" w:rsidR="00000000" w:rsidRPr="00000000">
                      <w:rPr>
                        <w:rtl w:val="0"/>
                      </w:rPr>
                    </w:r>
                  </w:p>
                </w:tc>
              </w:sdtContent>
            </w:sdt>
            <w:sdt>
              <w:sdtPr>
                <w:lock w:val="contentLocked"/>
                <w:tag w:val="goog_rdk_52"/>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line="276" w:lineRule="auto"/>
                      <w:rPr>
                        <w:sz w:val="20"/>
                        <w:szCs w:val="20"/>
                      </w:rPr>
                    </w:pPr>
                    <w:r w:rsidDel="00000000" w:rsidR="00000000" w:rsidRPr="00000000">
                      <w:rPr>
                        <w:rFonts w:ascii="Roboto" w:cs="Roboto" w:eastAsia="Roboto" w:hAnsi="Roboto"/>
                        <w:sz w:val="20"/>
                        <w:szCs w:val="20"/>
                        <w:rtl w:val="0"/>
                      </w:rPr>
                      <w:t xml:space="preserve">1BF24AI073</w:t>
                    </w:r>
                    <w:r w:rsidDel="00000000" w:rsidR="00000000" w:rsidRPr="00000000">
                      <w:rPr>
                        <w:rtl w:val="0"/>
                      </w:rPr>
                    </w:r>
                  </w:p>
                </w:tc>
              </w:sdtContent>
            </w:sdt>
            <w:sdt>
              <w:sdtPr>
                <w:lock w:val="contentLocked"/>
                <w:tag w:val="goog_rdk_53"/>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line="276" w:lineRule="auto"/>
                      <w:rPr>
                        <w:sz w:val="20"/>
                        <w:szCs w:val="20"/>
                      </w:rPr>
                    </w:pPr>
                    <w:r w:rsidDel="00000000" w:rsidR="00000000" w:rsidRPr="00000000">
                      <w:rPr>
                        <w:rFonts w:ascii="Roboto" w:cs="Roboto" w:eastAsia="Roboto" w:hAnsi="Roboto"/>
                        <w:sz w:val="20"/>
                        <w:szCs w:val="20"/>
                        <w:rtl w:val="0"/>
                      </w:rPr>
                      <w:t xml:space="preserve">harshithpraveen.ai24@bmsce.ac.in</w:t>
                    </w:r>
                    <w:r w:rsidDel="00000000" w:rsidR="00000000" w:rsidRPr="00000000">
                      <w:rPr>
                        <w:rtl w:val="0"/>
                      </w:rPr>
                    </w:r>
                  </w:p>
                </w:tc>
              </w:sdtContent>
            </w:sdt>
            <w:sdt>
              <w:sdtPr>
                <w:lock w:val="contentLocked"/>
                <w:tag w:val="goog_rdk_54"/>
              </w:sdtPr>
              <w:sdtContent>
                <w:tc>
                  <w:tcPr>
                    <w:tcBorders>
                      <w:top w:color="cccccc" w:space="0" w:sz="6" w:val="single"/>
                      <w:left w:color="cccccc" w:space="0" w:sz="6" w:val="single"/>
                      <w:bottom w:color="f8f9fa"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line="276" w:lineRule="auto"/>
                      <w:rPr>
                        <w:sz w:val="20"/>
                        <w:szCs w:val="20"/>
                      </w:rPr>
                    </w:pPr>
                    <w:r w:rsidDel="00000000" w:rsidR="00000000" w:rsidRPr="00000000">
                      <w:rPr>
                        <w:rFonts w:ascii="Roboto" w:cs="Roboto" w:eastAsia="Roboto" w:hAnsi="Roboto"/>
                        <w:sz w:val="20"/>
                        <w:szCs w:val="20"/>
                        <w:rtl w:val="0"/>
                      </w:rPr>
                      <w:t xml:space="preserve">Machine Learning (AIML)</w:t>
                    </w:r>
                    <w:r w:rsidDel="00000000" w:rsidR="00000000" w:rsidRPr="00000000">
                      <w:rPr>
                        <w:rtl w:val="0"/>
                      </w:rPr>
                    </w:r>
                  </w:p>
                </w:tc>
              </w:sdtContent>
            </w:sdt>
          </w:tr>
          <w:tr>
            <w:trPr>
              <w:cantSplit w:val="0"/>
              <w:trHeight w:val="315" w:hRule="atLeast"/>
              <w:tblHeader w:val="0"/>
            </w:trPr>
            <w:sdt>
              <w:sdtPr>
                <w:lock w:val="contentLocked"/>
                <w:tag w:val="goog_rdk_55"/>
              </w:sdtPr>
              <w:sdtContent>
                <w:tc>
                  <w:tcPr>
                    <w:tcBorders>
                      <w:top w:color="cccccc" w:space="0" w:sz="6" w:val="single"/>
                      <w:left w:color="cccccc" w:space="0" w:sz="6" w:val="single"/>
                      <w:bottom w:color="ffffff" w:space="0" w:sz="6" w:val="single"/>
                      <w:right w:color="f8f9f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line="276" w:lineRule="auto"/>
                      <w:rPr>
                        <w:sz w:val="20"/>
                        <w:szCs w:val="20"/>
                      </w:rPr>
                    </w:pPr>
                    <w:r w:rsidDel="00000000" w:rsidR="00000000" w:rsidRPr="00000000">
                      <w:rPr>
                        <w:rFonts w:ascii="Roboto" w:cs="Roboto" w:eastAsia="Roboto" w:hAnsi="Roboto"/>
                        <w:sz w:val="20"/>
                        <w:szCs w:val="20"/>
                        <w:rtl w:val="0"/>
                      </w:rPr>
                      <w:t xml:space="preserve">Bhoomika. M</w:t>
                    </w:r>
                    <w:r w:rsidDel="00000000" w:rsidR="00000000" w:rsidRPr="00000000">
                      <w:rPr>
                        <w:rtl w:val="0"/>
                      </w:rPr>
                    </w:r>
                  </w:p>
                </w:tc>
              </w:sdtContent>
            </w:sdt>
            <w:sdt>
              <w:sdtPr>
                <w:lock w:val="contentLocked"/>
                <w:tag w:val="goog_rdk_56"/>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line="276" w:lineRule="auto"/>
                      <w:rPr>
                        <w:sz w:val="20"/>
                        <w:szCs w:val="20"/>
                      </w:rPr>
                    </w:pPr>
                    <w:r w:rsidDel="00000000" w:rsidR="00000000" w:rsidRPr="00000000">
                      <w:rPr>
                        <w:rFonts w:ascii="Roboto" w:cs="Roboto" w:eastAsia="Roboto" w:hAnsi="Roboto"/>
                        <w:sz w:val="20"/>
                        <w:szCs w:val="20"/>
                        <w:rtl w:val="0"/>
                      </w:rPr>
                      <w:t xml:space="preserve">1BM23CS068</w:t>
                    </w:r>
                    <w:r w:rsidDel="00000000" w:rsidR="00000000" w:rsidRPr="00000000">
                      <w:rPr>
                        <w:rtl w:val="0"/>
                      </w:rPr>
                    </w:r>
                  </w:p>
                </w:tc>
              </w:sdtContent>
            </w:sdt>
            <w:sdt>
              <w:sdtPr>
                <w:lock w:val="contentLocked"/>
                <w:tag w:val="goog_rdk_57"/>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line="276" w:lineRule="auto"/>
                      <w:rPr>
                        <w:sz w:val="20"/>
                        <w:szCs w:val="20"/>
                      </w:rPr>
                    </w:pPr>
                    <w:r w:rsidDel="00000000" w:rsidR="00000000" w:rsidRPr="00000000">
                      <w:rPr>
                        <w:rFonts w:ascii="Roboto" w:cs="Roboto" w:eastAsia="Roboto" w:hAnsi="Roboto"/>
                        <w:sz w:val="20"/>
                        <w:szCs w:val="20"/>
                        <w:rtl w:val="0"/>
                      </w:rPr>
                      <w:t xml:space="preserve">bhoomikam.cs23@bmsce.ac.in</w:t>
                    </w:r>
                    <w:r w:rsidDel="00000000" w:rsidR="00000000" w:rsidRPr="00000000">
                      <w:rPr>
                        <w:rtl w:val="0"/>
                      </w:rPr>
                    </w:r>
                  </w:p>
                </w:tc>
              </w:sdtContent>
            </w:sdt>
            <w:sdt>
              <w:sdtPr>
                <w:lock w:val="contentLocked"/>
                <w:tag w:val="goog_rdk_58"/>
              </w:sdtPr>
              <w:sdtContent>
                <w:tc>
                  <w:tcPr>
                    <w:tcBorders>
                      <w:top w:color="cccccc" w:space="0" w:sz="6" w:val="single"/>
                      <w:left w:color="cccccc" w:space="0" w:sz="6" w:val="single"/>
                      <w:bottom w:color="f8f9fa"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r>
            <w:trPr>
              <w:cantSplit w:val="0"/>
              <w:trHeight w:val="315" w:hRule="atLeast"/>
              <w:tblHeader w:val="0"/>
            </w:trPr>
            <w:sdt>
              <w:sdtPr>
                <w:lock w:val="contentLocked"/>
                <w:tag w:val="goog_rdk_59"/>
              </w:sdtPr>
              <w:sdtContent>
                <w:tc>
                  <w:tcPr>
                    <w:tcBorders>
                      <w:top w:color="cccccc" w:space="0" w:sz="6" w:val="single"/>
                      <w:left w:color="cccccc" w:space="0" w:sz="6" w:val="single"/>
                      <w:bottom w:color="fffff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line="276" w:lineRule="auto"/>
                      <w:rPr>
                        <w:sz w:val="20"/>
                        <w:szCs w:val="20"/>
                      </w:rPr>
                    </w:pPr>
                    <w:r w:rsidDel="00000000" w:rsidR="00000000" w:rsidRPr="00000000">
                      <w:rPr>
                        <w:rFonts w:ascii="Roboto" w:cs="Roboto" w:eastAsia="Roboto" w:hAnsi="Roboto"/>
                        <w:sz w:val="20"/>
                        <w:szCs w:val="20"/>
                        <w:rtl w:val="0"/>
                      </w:rPr>
                      <w:t xml:space="preserve">Bhoomika B G</w:t>
                    </w:r>
                    <w:r w:rsidDel="00000000" w:rsidR="00000000" w:rsidRPr="00000000">
                      <w:rPr>
                        <w:rtl w:val="0"/>
                      </w:rPr>
                    </w:r>
                  </w:p>
                </w:tc>
              </w:sdtContent>
            </w:sdt>
            <w:sdt>
              <w:sdtPr>
                <w:lock w:val="contentLocked"/>
                <w:tag w:val="goog_rdk_60"/>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line="276" w:lineRule="auto"/>
                      <w:rPr>
                        <w:sz w:val="20"/>
                        <w:szCs w:val="20"/>
                      </w:rPr>
                    </w:pPr>
                    <w:r w:rsidDel="00000000" w:rsidR="00000000" w:rsidRPr="00000000">
                      <w:rPr>
                        <w:rFonts w:ascii="Roboto" w:cs="Roboto" w:eastAsia="Roboto" w:hAnsi="Roboto"/>
                        <w:sz w:val="20"/>
                        <w:szCs w:val="20"/>
                        <w:rtl w:val="0"/>
                      </w:rPr>
                      <w:t xml:space="preserve">1BM23CS067</w:t>
                    </w:r>
                    <w:r w:rsidDel="00000000" w:rsidR="00000000" w:rsidRPr="00000000">
                      <w:rPr>
                        <w:rtl w:val="0"/>
                      </w:rPr>
                    </w:r>
                  </w:p>
                </w:tc>
              </w:sdtContent>
            </w:sdt>
            <w:sdt>
              <w:sdtPr>
                <w:lock w:val="contentLocked"/>
                <w:tag w:val="goog_rdk_61"/>
              </w:sdtPr>
              <w:sdtContent>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line="276" w:lineRule="auto"/>
                      <w:rPr>
                        <w:sz w:val="20"/>
                        <w:szCs w:val="20"/>
                      </w:rPr>
                    </w:pPr>
                    <w:r w:rsidDel="00000000" w:rsidR="00000000" w:rsidRPr="00000000">
                      <w:rPr>
                        <w:rFonts w:ascii="Roboto" w:cs="Roboto" w:eastAsia="Roboto" w:hAnsi="Roboto"/>
                        <w:sz w:val="20"/>
                        <w:szCs w:val="20"/>
                        <w:rtl w:val="0"/>
                      </w:rPr>
                      <w:t xml:space="preserve">bhoomikabg.cs23@bmsce.ac.in</w:t>
                    </w:r>
                    <w:r w:rsidDel="00000000" w:rsidR="00000000" w:rsidRPr="00000000">
                      <w:rPr>
                        <w:rtl w:val="0"/>
                      </w:rPr>
                    </w:r>
                  </w:p>
                </w:tc>
              </w:sdtContent>
            </w:sdt>
            <w:sdt>
              <w:sdtPr>
                <w:lock w:val="contentLocked"/>
                <w:tag w:val="goog_rdk_62"/>
              </w:sdtPr>
              <w:sdtContent>
                <w:tc>
                  <w:tcPr>
                    <w:tcBorders>
                      <w:top w:color="cccccc" w:space="0" w:sz="6" w:val="single"/>
                      <w:left w:color="cccccc" w:space="0" w:sz="6" w:val="single"/>
                      <w:bottom w:color="f8f9fa"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r>
            <w:trPr>
              <w:cantSplit w:val="0"/>
              <w:trHeight w:val="315" w:hRule="atLeast"/>
              <w:tblHeader w:val="0"/>
            </w:trPr>
            <w:sdt>
              <w:sdtPr>
                <w:lock w:val="contentLocked"/>
                <w:tag w:val="goog_rdk_63"/>
              </w:sdtPr>
              <w:sdtContent>
                <w:tc>
                  <w:tcPr>
                    <w:tcBorders>
                      <w:top w:color="cccccc" w:space="0" w:sz="6" w:val="single"/>
                      <w:left w:color="cccccc" w:space="0" w:sz="6" w:val="single"/>
                      <w:bottom w:color="ffffff" w:space="0" w:sz="6" w:val="single"/>
                      <w:right w:color="f8f9f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line="276" w:lineRule="auto"/>
                      <w:rPr>
                        <w:sz w:val="20"/>
                        <w:szCs w:val="20"/>
                      </w:rPr>
                    </w:pPr>
                    <w:r w:rsidDel="00000000" w:rsidR="00000000" w:rsidRPr="00000000">
                      <w:rPr>
                        <w:rFonts w:ascii="Roboto" w:cs="Roboto" w:eastAsia="Roboto" w:hAnsi="Roboto"/>
                        <w:sz w:val="20"/>
                        <w:szCs w:val="20"/>
                        <w:rtl w:val="0"/>
                      </w:rPr>
                      <w:t xml:space="preserve">Disha Baid</w:t>
                    </w:r>
                    <w:r w:rsidDel="00000000" w:rsidR="00000000" w:rsidRPr="00000000">
                      <w:rPr>
                        <w:rtl w:val="0"/>
                      </w:rPr>
                    </w:r>
                  </w:p>
                </w:tc>
              </w:sdtContent>
            </w:sdt>
            <w:sdt>
              <w:sdtPr>
                <w:lock w:val="contentLocked"/>
                <w:tag w:val="goog_rdk_64"/>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line="276" w:lineRule="auto"/>
                      <w:rPr>
                        <w:sz w:val="20"/>
                        <w:szCs w:val="20"/>
                      </w:rPr>
                    </w:pPr>
                    <w:r w:rsidDel="00000000" w:rsidR="00000000" w:rsidRPr="00000000">
                      <w:rPr>
                        <w:rFonts w:ascii="Roboto" w:cs="Roboto" w:eastAsia="Roboto" w:hAnsi="Roboto"/>
                        <w:sz w:val="20"/>
                        <w:szCs w:val="20"/>
                        <w:rtl w:val="0"/>
                      </w:rPr>
                      <w:t xml:space="preserve">1WN24CS096</w:t>
                    </w:r>
                    <w:r w:rsidDel="00000000" w:rsidR="00000000" w:rsidRPr="00000000">
                      <w:rPr>
                        <w:rtl w:val="0"/>
                      </w:rPr>
                    </w:r>
                  </w:p>
                </w:tc>
              </w:sdtContent>
            </w:sdt>
            <w:sdt>
              <w:sdtPr>
                <w:lock w:val="contentLocked"/>
                <w:tag w:val="goog_rdk_65"/>
              </w:sdtPr>
              <w:sdtContent>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line="276" w:lineRule="auto"/>
                      <w:rPr>
                        <w:sz w:val="20"/>
                        <w:szCs w:val="20"/>
                      </w:rPr>
                    </w:pPr>
                    <w:r w:rsidDel="00000000" w:rsidR="00000000" w:rsidRPr="00000000">
                      <w:rPr>
                        <w:rFonts w:ascii="Roboto" w:cs="Roboto" w:eastAsia="Roboto" w:hAnsi="Roboto"/>
                        <w:sz w:val="20"/>
                        <w:szCs w:val="20"/>
                        <w:rtl w:val="0"/>
                      </w:rPr>
                      <w:t xml:space="preserve">dishabaid.cs24@bmsce.ac.in</w:t>
                    </w:r>
                    <w:r w:rsidDel="00000000" w:rsidR="00000000" w:rsidRPr="00000000">
                      <w:rPr>
                        <w:rtl w:val="0"/>
                      </w:rPr>
                    </w:r>
                  </w:p>
                </w:tc>
              </w:sdtContent>
            </w:sdt>
            <w:sdt>
              <w:sdtPr>
                <w:lock w:val="contentLocked"/>
                <w:tag w:val="goog_rdk_66"/>
              </w:sdtPr>
              <w:sdtContent>
                <w:tc>
                  <w:tcPr>
                    <w:tcBorders>
                      <w:top w:color="cccccc" w:space="0" w:sz="6" w:val="single"/>
                      <w:left w:color="cccccc" w:space="0" w:sz="6" w:val="single"/>
                      <w:bottom w:color="f8f9fa" w:space="0" w:sz="6" w:val="single"/>
                      <w:right w:color="442f65"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r>
            <w:trPr>
              <w:cantSplit w:val="0"/>
              <w:trHeight w:val="315" w:hRule="atLeast"/>
              <w:tblHeader w:val="0"/>
            </w:trPr>
            <w:sdt>
              <w:sdtPr>
                <w:lock w:val="contentLocked"/>
                <w:tag w:val="goog_rdk_67"/>
              </w:sdtPr>
              <w:sdtContent>
                <w:tc>
                  <w:tcPr>
                    <w:tcBorders>
                      <w:top w:color="cccccc" w:space="0" w:sz="6" w:val="single"/>
                      <w:left w:color="cccccc" w:space="0" w:sz="6" w:val="single"/>
                      <w:bottom w:color="442f65"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line="276" w:lineRule="auto"/>
                      <w:rPr>
                        <w:sz w:val="20"/>
                        <w:szCs w:val="20"/>
                      </w:rPr>
                    </w:pPr>
                    <w:r w:rsidDel="00000000" w:rsidR="00000000" w:rsidRPr="00000000">
                      <w:rPr>
                        <w:rFonts w:ascii="Roboto" w:cs="Roboto" w:eastAsia="Roboto" w:hAnsi="Roboto"/>
                        <w:sz w:val="20"/>
                        <w:szCs w:val="20"/>
                        <w:rtl w:val="0"/>
                      </w:rPr>
                      <w:t xml:space="preserve">Jinal Jain</w:t>
                    </w:r>
                    <w:r w:rsidDel="00000000" w:rsidR="00000000" w:rsidRPr="00000000">
                      <w:rPr>
                        <w:rtl w:val="0"/>
                      </w:rPr>
                    </w:r>
                  </w:p>
                </w:tc>
              </w:sdtContent>
            </w:sdt>
            <w:sdt>
              <w:sdtPr>
                <w:lock w:val="contentLocked"/>
                <w:tag w:val="goog_rdk_68"/>
              </w:sdtPr>
              <w:sdtContent>
                <w:tc>
                  <w:tcPr>
                    <w:tcBorders>
                      <w:top w:color="cccccc" w:space="0" w:sz="6" w:val="single"/>
                      <w:left w:color="cccccc" w:space="0" w:sz="6" w:val="single"/>
                      <w:bottom w:color="442f65"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276" w:lineRule="auto"/>
                      <w:rPr>
                        <w:sz w:val="20"/>
                        <w:szCs w:val="20"/>
                      </w:rPr>
                    </w:pPr>
                    <w:r w:rsidDel="00000000" w:rsidR="00000000" w:rsidRPr="00000000">
                      <w:rPr>
                        <w:rFonts w:ascii="Roboto" w:cs="Roboto" w:eastAsia="Roboto" w:hAnsi="Roboto"/>
                        <w:sz w:val="20"/>
                        <w:szCs w:val="20"/>
                        <w:rtl w:val="0"/>
                      </w:rPr>
                      <w:t xml:space="preserve">1WA24CS138</w:t>
                    </w:r>
                    <w:r w:rsidDel="00000000" w:rsidR="00000000" w:rsidRPr="00000000">
                      <w:rPr>
                        <w:rtl w:val="0"/>
                      </w:rPr>
                    </w:r>
                  </w:p>
                </w:tc>
              </w:sdtContent>
            </w:sdt>
            <w:sdt>
              <w:sdtPr>
                <w:lock w:val="contentLocked"/>
                <w:tag w:val="goog_rdk_69"/>
              </w:sdtPr>
              <w:sdtContent>
                <w:tc>
                  <w:tcPr>
                    <w:tcBorders>
                      <w:top w:color="cccccc" w:space="0" w:sz="6" w:val="single"/>
                      <w:left w:color="cccccc" w:space="0" w:sz="6" w:val="single"/>
                      <w:bottom w:color="442f65"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line="276" w:lineRule="auto"/>
                      <w:rPr>
                        <w:sz w:val="20"/>
                        <w:szCs w:val="20"/>
                      </w:rPr>
                    </w:pPr>
                    <w:r w:rsidDel="00000000" w:rsidR="00000000" w:rsidRPr="00000000">
                      <w:rPr>
                        <w:rFonts w:ascii="Roboto" w:cs="Roboto" w:eastAsia="Roboto" w:hAnsi="Roboto"/>
                        <w:sz w:val="20"/>
                        <w:szCs w:val="20"/>
                        <w:rtl w:val="0"/>
                      </w:rPr>
                      <w:t xml:space="preserve">jinaljain.cs24@bmsce.ac.in</w:t>
                    </w:r>
                    <w:r w:rsidDel="00000000" w:rsidR="00000000" w:rsidRPr="00000000">
                      <w:rPr>
                        <w:rtl w:val="0"/>
                      </w:rPr>
                    </w:r>
                  </w:p>
                </w:tc>
              </w:sdtContent>
            </w:sdt>
            <w:sdt>
              <w:sdtPr>
                <w:lock w:val="contentLocked"/>
                <w:tag w:val="goog_rdk_70"/>
              </w:sdtPr>
              <w:sdtContent>
                <w:tc>
                  <w:tcPr>
                    <w:tcBorders>
                      <w:top w:color="cccccc" w:space="0" w:sz="6" w:val="single"/>
                      <w:left w:color="cccccc" w:space="0" w:sz="6" w:val="single"/>
                      <w:bottom w:color="442f65"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line="276" w:lineRule="auto"/>
                      <w:rPr>
                        <w:sz w:val="20"/>
                        <w:szCs w:val="20"/>
                      </w:rPr>
                    </w:pPr>
                    <w:r w:rsidDel="00000000" w:rsidR="00000000" w:rsidRPr="00000000">
                      <w:rPr>
                        <w:rFonts w:ascii="Roboto" w:cs="Roboto" w:eastAsia="Roboto" w:hAnsi="Roboto"/>
                        <w:sz w:val="20"/>
                        <w:szCs w:val="20"/>
                        <w:rtl w:val="0"/>
                      </w:rPr>
                      <w:t xml:space="preserve">Computer Science and Engineering</w:t>
                    </w:r>
                    <w:r w:rsidDel="00000000" w:rsidR="00000000" w:rsidRPr="00000000">
                      <w:rPr>
                        <w:rtl w:val="0"/>
                      </w:rPr>
                    </w:r>
                  </w:p>
                </w:tc>
              </w:sdtContent>
            </w:sdt>
          </w:tr>
        </w:tbl>
      </w:sdtContent>
    </w:sdt>
    <w:p w:rsidR="00000000" w:rsidDel="00000000" w:rsidP="00000000" w:rsidRDefault="00000000" w:rsidRPr="00000000" w14:paraId="00000077">
      <w:pPr>
        <w:widowControl w:val="0"/>
        <w:spacing w:before="332.10205078125" w:line="240" w:lineRule="auto"/>
        <w:ind w:right="55"/>
        <w:jc w:val="right"/>
        <w:rPr>
          <w:rFonts w:ascii="Times New Roman" w:cs="Times New Roman" w:eastAsia="Times New Roman" w:hAnsi="Times New Roman"/>
          <w:b w:val="1"/>
          <w:sz w:val="28"/>
          <w:szCs w:val="28"/>
        </w:rPr>
      </w:pPr>
      <w:r w:rsidDel="00000000" w:rsidR="00000000" w:rsidRPr="00000000">
        <w:rPr>
          <w:rtl w:val="0"/>
        </w:rPr>
      </w:r>
    </w:p>
    <w:sectPr>
      <w:pgSz w:h="15840" w:w="12240" w:orient="portrait"/>
      <w:pgMar w:bottom="1440" w:top="1440" w:left="26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U0kbpNYktlX/wDAeUgHOh1tQA==">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